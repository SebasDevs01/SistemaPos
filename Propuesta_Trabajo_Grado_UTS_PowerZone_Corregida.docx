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4735E" w14:textId="77777777" w:rsidR="009D6344" w:rsidRPr="00570DCF" w:rsidRDefault="009D6344">
      <w:pPr>
        <w:pBdr>
          <w:top w:val="nil"/>
          <w:left w:val="nil"/>
          <w:bottom w:val="nil"/>
          <w:right w:val="nil"/>
          <w:between w:val="nil"/>
        </w:pBdr>
        <w:spacing w:line="360" w:lineRule="auto"/>
        <w:ind w:firstLine="720"/>
        <w:jc w:val="left"/>
        <w:rPr>
          <w:sz w:val="24"/>
          <w:szCs w:val="24"/>
        </w:rPr>
      </w:pPr>
    </w:p>
    <w:tbl>
      <w:tblPr>
        <w:tblStyle w:val="af3"/>
        <w:tblW w:w="104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1"/>
        <w:gridCol w:w="2208"/>
        <w:gridCol w:w="339"/>
        <w:gridCol w:w="1419"/>
        <w:gridCol w:w="666"/>
        <w:gridCol w:w="326"/>
        <w:gridCol w:w="1134"/>
        <w:gridCol w:w="2268"/>
      </w:tblGrid>
      <w:tr w:rsidR="00570DCF" w:rsidRPr="00570DCF" w14:paraId="3EE07211" w14:textId="77777777" w:rsidTr="00953A09">
        <w:trPr>
          <w:trHeight w:val="128"/>
          <w:cantSplit/>
        </w:trPr>
        <w:tc>
          <w:tcPr>
            <w:tcW w:w="10451" w:type="dxa"/>
            <w:gridSpan w:val="8"/>
            <w:tcMar>
              <w:top w:w="55" w:type="dxa"/>
              <w:start w:w="65" w:type="dxa"/>
              <w:bottom w:w="55" w:type="dxa"/>
              <w:end w:w="65" w:type="dxa"/>
            </w:tcMar>
          </w:tcPr>
          <w:p w14:paraId="43DAE06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b/>
                <w:bCs/>
                <w:sz w:val="24"/>
                <w:szCs w:val="24"/>
              </w:rPr>
              <w:t>Ficha técnica de la propuesta</w:t>
            </w:r>
          </w:p>
        </w:tc>
      </w:tr>
      <w:tr w:rsidR="00570DCF" w:rsidRPr="00570DCF" w14:paraId="6D14B94D" w14:textId="77777777" w:rsidTr="00200E11">
        <w:trPr>
          <w:cantSplit/>
          <w:trHeight w:val="128"/>
        </w:trPr>
        <w:tc>
          <w:tcPr>
            <w:tcW w:w="6057" w:type="dxa"/>
            <w:gridSpan w:val="4"/>
            <w:vMerge w:val="restart"/>
            <w:tcMar>
              <w:top w:w="55" w:type="dxa"/>
              <w:start w:w="65" w:type="dxa"/>
              <w:bottom w:w="55" w:type="dxa"/>
              <w:end w:w="65" w:type="dxa"/>
            </w:tcMar>
          </w:tcPr>
          <w:p w14:paraId="4384C00E" w14:textId="2BFCCF00" w:rsidR="009D6344" w:rsidRPr="00570DCF" w:rsidRDefault="0049373C">
            <w:pPr>
              <w:pBdr>
                <w:top w:val="nil"/>
                <w:left w:val="nil"/>
                <w:bottom w:val="nil"/>
                <w:right w:val="nil"/>
                <w:between w:val="nil"/>
              </w:pBdr>
              <w:spacing w:line="360" w:lineRule="auto"/>
              <w:jc w:val="left"/>
              <w:rPr>
                <w:rFonts w:eastAsia="Times New Roman"/>
                <w:sz w:val="24"/>
                <w:szCs w:val="24"/>
              </w:rPr>
            </w:pPr>
            <w:r w:rsidRPr="00570DCF">
              <w:rPr>
                <w:b/>
                <w:bCs/>
                <w:sz w:val="24"/>
                <w:szCs w:val="24"/>
              </w:rPr>
              <w:t>Título</w:t>
            </w:r>
            <w:r w:rsidRPr="00570DCF">
              <w:rPr>
                <w:sz w:val="24"/>
                <w:szCs w:val="24"/>
              </w:rPr>
              <w:t xml:space="preserve">: </w:t>
            </w:r>
            <w:r w:rsidR="00EA04B4">
              <w:rPr>
                <w:sz w:val="24"/>
                <w:szCs w:val="24"/>
              </w:rPr>
              <w:t xml:space="preserve">Desarrollo de un </w:t>
            </w:r>
            <w:r w:rsidRPr="00570DCF">
              <w:rPr>
                <w:sz w:val="24"/>
                <w:szCs w:val="24"/>
              </w:rPr>
              <w:t>Prototipo tecnológico para el Control de Ingreso y Comunicación en el Gimnasio UTS Mediante una App móvil</w:t>
            </w:r>
          </w:p>
        </w:tc>
        <w:tc>
          <w:tcPr>
            <w:tcW w:w="4394" w:type="dxa"/>
            <w:gridSpan w:val="4"/>
            <w:tcMar>
              <w:top w:w="55" w:type="dxa"/>
              <w:start w:w="65" w:type="dxa"/>
              <w:bottom w:w="55" w:type="dxa"/>
              <w:end w:w="65" w:type="dxa"/>
            </w:tcMar>
          </w:tcPr>
          <w:p w14:paraId="56C8B6A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Fecha:</w:t>
            </w:r>
          </w:p>
        </w:tc>
      </w:tr>
      <w:tr w:rsidR="00570DCF" w:rsidRPr="00570DCF" w14:paraId="1547E952" w14:textId="77777777" w:rsidTr="00200E11">
        <w:trPr>
          <w:cantSplit/>
          <w:trHeight w:val="127"/>
        </w:trPr>
        <w:tc>
          <w:tcPr>
            <w:tcW w:w="6057" w:type="dxa"/>
            <w:gridSpan w:val="4"/>
            <w:vMerge/>
          </w:tcPr>
          <w:p w14:paraId="4F15B07D"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992" w:type="dxa"/>
            <w:gridSpan w:val="2"/>
            <w:tcMar>
              <w:top w:w="55" w:type="dxa"/>
              <w:start w:w="65" w:type="dxa"/>
              <w:bottom w:w="55" w:type="dxa"/>
              <w:end w:w="65" w:type="dxa"/>
            </w:tcMar>
          </w:tcPr>
          <w:p w14:paraId="0E208C7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Día:11</w:t>
            </w:r>
          </w:p>
        </w:tc>
        <w:tc>
          <w:tcPr>
            <w:tcW w:w="1134" w:type="dxa"/>
            <w:tcMar>
              <w:top w:w="55" w:type="dxa"/>
              <w:start w:w="65" w:type="dxa"/>
              <w:bottom w:w="55" w:type="dxa"/>
              <w:end w:w="65" w:type="dxa"/>
            </w:tcMar>
          </w:tcPr>
          <w:p w14:paraId="11B8AD8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Mes: 09</w:t>
            </w:r>
          </w:p>
        </w:tc>
        <w:tc>
          <w:tcPr>
            <w:tcW w:w="2268" w:type="dxa"/>
            <w:tcMar>
              <w:top w:w="55" w:type="dxa"/>
              <w:start w:w="65" w:type="dxa"/>
              <w:bottom w:w="55" w:type="dxa"/>
              <w:end w:w="65" w:type="dxa"/>
            </w:tcMar>
          </w:tcPr>
          <w:p w14:paraId="74E521A0"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Año:2026</w:t>
            </w:r>
          </w:p>
        </w:tc>
      </w:tr>
      <w:tr w:rsidR="00570DCF" w:rsidRPr="00570DCF" w14:paraId="5B4C1A53" w14:textId="77777777" w:rsidTr="00953A09">
        <w:trPr>
          <w:trHeight w:val="304"/>
          <w:cantSplit/>
        </w:trPr>
        <w:tc>
          <w:tcPr>
            <w:tcW w:w="10451" w:type="dxa"/>
            <w:gridSpan w:val="8"/>
            <w:tcMar>
              <w:top w:w="55" w:type="dxa"/>
              <w:start w:w="65" w:type="dxa"/>
              <w:bottom w:w="55" w:type="dxa"/>
              <w:end w:w="65" w:type="dxa"/>
            </w:tcMar>
          </w:tcPr>
          <w:p w14:paraId="02CE9B60"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B2B684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xml:space="preserve">Código de la propuesta: </w:t>
            </w:r>
            <w:r w:rsidR="006E4960" w:rsidRPr="006E4960">
              <w:rPr>
                <w:sz w:val="24"/>
                <w:szCs w:val="24"/>
              </w:rPr>
              <w:t>65-2026-255</w:t>
            </w:r>
          </w:p>
        </w:tc>
      </w:tr>
      <w:tr w:rsidR="00570DCF" w:rsidRPr="00570DCF" w14:paraId="7A75368F" w14:textId="77777777" w:rsidTr="00953A09">
        <w:trPr>
          <w:trHeight w:val="304"/>
          <w:cantSplit/>
        </w:trPr>
        <w:tc>
          <w:tcPr>
            <w:tcW w:w="10451" w:type="dxa"/>
            <w:gridSpan w:val="8"/>
            <w:tcMar>
              <w:top w:w="55" w:type="dxa"/>
              <w:start w:w="65" w:type="dxa"/>
              <w:bottom w:w="55" w:type="dxa"/>
              <w:end w:w="65" w:type="dxa"/>
            </w:tcMar>
          </w:tcPr>
          <w:p w14:paraId="119ACB4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Modalidad del Trabajo de Grado</w:t>
            </w:r>
          </w:p>
        </w:tc>
      </w:tr>
      <w:tr w:rsidR="00570DCF" w:rsidRPr="00570DCF" w14:paraId="79D746BD" w14:textId="77777777" w:rsidTr="00953A09">
        <w:trPr>
          <w:cantSplit/>
        </w:trPr>
        <w:tc>
          <w:tcPr>
            <w:tcW w:w="2091" w:type="dxa"/>
            <w:tcMar>
              <w:top w:w="55" w:type="dxa"/>
              <w:start w:w="65" w:type="dxa"/>
              <w:bottom w:w="55" w:type="dxa"/>
              <w:end w:w="65" w:type="dxa"/>
            </w:tcMar>
          </w:tcPr>
          <w:p w14:paraId="7DBB0EFF"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Proyecto:</w:t>
            </w:r>
          </w:p>
          <w:p w14:paraId="0C3B4101"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58397A49"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Proyecto de</w:t>
            </w:r>
          </w:p>
          <w:p w14:paraId="301521D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Investigación </w:t>
            </w:r>
            <w:r w:rsidRPr="00570DCF">
              <w:rPr>
                <w:rFonts w:ascii="Segoe UI Symbol" w:eastAsia="MS Gothic" w:hAnsi="Segoe UI Symbol" w:cs="Segoe UI Symbol"/>
                <w:sz w:val="24"/>
                <w:szCs w:val="24"/>
              </w:rPr>
              <w:t>☐</w:t>
            </w:r>
          </w:p>
          <w:p w14:paraId="35BF9DA7" w14:textId="77777777" w:rsidR="009D6344" w:rsidRPr="00570DCF" w:rsidRDefault="009D6344">
            <w:pPr>
              <w:pBdr>
                <w:top w:val="nil"/>
                <w:left w:val="nil"/>
                <w:bottom w:val="nil"/>
                <w:right w:val="nil"/>
                <w:between w:val="nil"/>
              </w:pBdr>
              <w:spacing w:line="360" w:lineRule="auto"/>
              <w:ind w:firstLine="720"/>
              <w:jc w:val="left"/>
              <w:rPr>
                <w:sz w:val="24"/>
                <w:szCs w:val="24"/>
              </w:rPr>
            </w:pPr>
          </w:p>
        </w:tc>
        <w:tc>
          <w:tcPr>
            <w:tcW w:w="2208" w:type="dxa"/>
            <w:tcMar>
              <w:top w:w="55" w:type="dxa"/>
              <w:start w:w="65" w:type="dxa"/>
              <w:bottom w:w="55" w:type="dxa"/>
              <w:end w:w="65" w:type="dxa"/>
            </w:tcMar>
          </w:tcPr>
          <w:p w14:paraId="130FEF21" w14:textId="77777777" w:rsidR="009D6344" w:rsidRPr="00570DCF" w:rsidRDefault="0049373C">
            <w:pPr>
              <w:jc w:val="left"/>
              <w:rPr>
                <w:b/>
                <w:bCs/>
                <w:sz w:val="24"/>
                <w:szCs w:val="24"/>
              </w:rPr>
            </w:pPr>
            <w:r w:rsidRPr="00570DCF">
              <w:rPr>
                <w:sz w:val="24"/>
                <w:szCs w:val="24"/>
              </w:rPr>
              <w:t>Desarrollo Tecnológico:</w:t>
            </w:r>
            <w:r w:rsidRPr="00570DCF">
              <w:rPr>
                <w:rFonts w:eastAsia="MS Gothic"/>
                <w:b/>
                <w:bCs/>
                <w:sz w:val="24"/>
                <w:szCs w:val="24"/>
              </w:rPr>
              <w:t xml:space="preserve"> </w:t>
            </w:r>
          </w:p>
          <w:p w14:paraId="65558832" w14:textId="77777777" w:rsidR="009D6344" w:rsidRPr="00570DCF" w:rsidRDefault="009D6344">
            <w:pPr>
              <w:jc w:val="left"/>
              <w:rPr>
                <w:sz w:val="24"/>
                <w:szCs w:val="24"/>
              </w:rPr>
            </w:pPr>
          </w:p>
          <w:p w14:paraId="1D56E3BF" w14:textId="77777777" w:rsidR="009D6344" w:rsidRPr="00570DCF" w:rsidRDefault="00570DCF">
            <w:pPr>
              <w:pBdr>
                <w:top w:val="nil"/>
                <w:left w:val="nil"/>
                <w:bottom w:val="nil"/>
                <w:right w:val="nil"/>
                <w:between w:val="nil"/>
              </w:pBdr>
              <w:spacing w:line="360" w:lineRule="auto"/>
              <w:jc w:val="left"/>
              <w:rPr>
                <w:sz w:val="24"/>
                <w:szCs w:val="24"/>
              </w:rPr>
            </w:pPr>
            <w:r w:rsidRPr="00570DCF">
              <w:rPr>
                <w:noProof/>
                <w:sz w:val="24"/>
                <w:szCs w:val="24"/>
              </w:rPr>
              <mc:AlternateContent>
                <mc:Choice Requires="wps">
                  <w:drawing>
                    <wp:anchor distT="0" distB="0" distL="114300" distR="114300" simplePos="0" relativeHeight="251659264" behindDoc="0" locked="0" layoutInCell="1" hidden="0" allowOverlap="1" wp14:anchorId="483735CD" wp14:editId="0917E4EC">
                      <wp:simplePos x="0" y="0"/>
                      <wp:positionH relativeFrom="column">
                        <wp:posOffset>523875</wp:posOffset>
                      </wp:positionH>
                      <wp:positionV relativeFrom="paragraph">
                        <wp:posOffset>226695</wp:posOffset>
                      </wp:positionV>
                      <wp:extent cx="285750" cy="295275"/>
                      <wp:effectExtent l="0" t="0" r="0" b="0"/>
                      <wp:wrapNone/>
                      <wp:docPr id="1045" name="Rectángulo 1045"/>
                      <wp:cNvGraphicFramePr/>
                      <a:graphic xmlns:a="http://schemas.openxmlformats.org/drawingml/2006/main">
                        <a:graphicData uri="http://schemas.microsoft.com/office/word/2010/wordprocessingShape">
                          <wps:wsp>
                            <wps:cNvSpPr/>
                            <wps:spPr>
                              <a:xfrm>
                                <a:off x="0" y="0"/>
                                <a:ext cx="285750" cy="295275"/>
                              </a:xfrm>
                              <a:prstGeom prst="rect">
                                <a:avLst/>
                              </a:prstGeom>
                              <a:noFill/>
                              <a:ln>
                                <a:noFill/>
                              </a:ln>
                            </wps:spPr>
                            <wps:txbx>
                              <w:txbxContent>
                                <w:p w14:paraId="218BD2EC" w14:textId="77777777" w:rsidR="009D6344" w:rsidRDefault="0049373C">
                                  <w:pPr>
                                    <w:textDirection w:val="btLr"/>
                                  </w:pPr>
                                  <w:r>
                                    <w:rPr>
                                      <w:b/>
                                      <w:color w:val="000000"/>
                                    </w:rPr>
                                    <w:t>X</w:t>
                                  </w:r>
                                </w:p>
                              </w:txbxContent>
                            </wps:txbx>
                            <wps:bodyPr spcFirstLastPara="1" wrap="square" lIns="91425" tIns="45700" rIns="91425" bIns="45700" anchor="t" anchorCtr="0">
                              <a:noAutofit/>
                            </wps:bodyPr>
                          </wps:wsp>
                        </a:graphicData>
                      </a:graphic>
                    </wp:anchor>
                  </w:drawing>
                </mc:Choice>
                <mc:Fallback>
                  <w:pict>
                    <v:rect w14:anchorId="302000F4" id="Rectángulo 1045" o:spid="_x0000_s1026" style="position:absolute;margin-left:41.25pt;margin-top:17.85pt;width:2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" filled="f" stroked="f">
                      <v:textbox inset="2.53958mm,1.2694mm,2.53958mm,1.2694mm">
                        <w:txbxContent>
                          <w:p w14:paraId="5931EB5C" w14:textId="77777777" w:rsidR="009D6344" w:rsidRDefault="0049373C">
                            <w:pPr>
                              <w:textDirection w:val="btLr"/>
                            </w:pPr>
                            <w:r>
                              <w:rPr>
                                <w:b/>
                                <w:color w:val="000000"/>
                              </w:rPr>
                              <w:t>X</w:t>
                            </w:r>
                          </w:p>
                        </w:txbxContent>
                      </v:textbox>
                    </v:rect>
                  </w:pict>
                </mc:Fallback>
              </mc:AlternateContent>
            </w:r>
            <w:r w:rsidR="00C026B4" w:rsidRPr="00570DCF">
              <w:rPr>
                <w:sz w:val="24"/>
                <w:szCs w:val="24"/>
              </w:rPr>
              <w:t>Desarrollo de</w:t>
            </w:r>
            <w:r w:rsidR="00C026B4" w:rsidRPr="00570DCF">
              <w:rPr>
                <w:noProof/>
                <w:sz w:val="24"/>
                <w:szCs w:val="24"/>
              </w:rPr>
              <mc:AlternateContent>
                <mc:Choice Requires="wps">
                  <w:drawing>
                    <wp:anchor distT="0" distB="0" distL="114300" distR="114300" simplePos="0" relativeHeight="251658240" behindDoc="0" locked="0" layoutInCell="1" hidden="0" allowOverlap="1" wp14:anchorId="74B5F757" wp14:editId="03DEBAFF">
                      <wp:simplePos x="0" y="0"/>
                      <wp:positionH relativeFrom="column">
                        <wp:posOffset>1916588</wp:posOffset>
                      </wp:positionH>
                      <wp:positionV relativeFrom="paragraph">
                        <wp:posOffset>96883</wp:posOffset>
                      </wp:positionV>
                      <wp:extent cx="262494" cy="298121"/>
                      <wp:effectExtent l="0" t="0" r="0" b="0"/>
                      <wp:wrapNone/>
                      <wp:docPr id="1042" name="Rectángulo 1042"/>
                      <wp:cNvGraphicFramePr/>
                      <a:graphic xmlns:a="http://schemas.openxmlformats.org/drawingml/2006/main">
                        <a:graphicData uri="http://schemas.microsoft.com/office/word/2010/wordprocessingShape">
                          <wps:wsp>
                            <wps:cNvSpPr/>
                            <wps:spPr>
                              <a:xfrm>
                                <a:off x="5224278" y="3640465"/>
                                <a:ext cx="243444" cy="279071"/>
                              </a:xfrm>
                              <a:prstGeom prst="rect">
                                <a:avLst/>
                              </a:prstGeom>
                              <a:noFill/>
                              <a:ln>
                                <a:noFill/>
                              </a:ln>
                            </wps:spPr>
                            <wps:txbx>
                              <w:txbxContent>
                                <w:p w14:paraId="5FBD1770" w14:textId="77777777" w:rsidR="009D6344" w:rsidRDefault="009D6344">
                                  <w:pPr>
                                    <w:textDirection w:val="btLr"/>
                                  </w:pPr>
                                </w:p>
                              </w:txbxContent>
                            </wps:txbx>
                            <wps:bodyPr spcFirstLastPara="1" wrap="square" lIns="91425" tIns="45700" rIns="91425" bIns="45700" anchor="t" anchorCtr="0">
                              <a:noAutofit/>
                            </wps:bodyPr>
                          </wps:wsp>
                        </a:graphicData>
                      </a:graphic>
                    </wp:anchor>
                  </w:drawing>
                </mc:Choice>
                <mc:Fallback>
                  <w:pict>
                    <v:rect w14:anchorId="56D14C82" id="Rectángulo 1042" o:spid="_x0000_s1027" style="position:absolute;margin-left:150.9pt;margin-top:7.65pt;width:20.65pt;height:23.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" filled="f" stroked="f">
                      <v:textbox inset="2.53958mm,1.2694mm,2.53958mm,1.2694mm">
                        <w:txbxContent>
                          <w:p w14:paraId="2915C74A" w14:textId="77777777" w:rsidR="009D6344" w:rsidRDefault="009D6344">
                            <w:pPr>
                              <w:textDirection w:val="btLr"/>
                            </w:pPr>
                          </w:p>
                        </w:txbxContent>
                      </v:textbox>
                    </v:rect>
                  </w:pict>
                </mc:Fallback>
              </mc:AlternateContent>
            </w:r>
          </w:p>
          <w:p w14:paraId="296BDA59"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Software ☒</w:t>
            </w:r>
            <w:r w:rsidRPr="00570DCF">
              <w:rPr>
                <w:rFonts w:ascii="Segoe UI Symbol" w:eastAsia="MS Gothic" w:hAnsi="Segoe UI Symbol" w:cs="Segoe UI Symbol"/>
                <w:sz w:val="24"/>
                <w:szCs w:val="24"/>
              </w:rPr>
            </w:r>
          </w:p>
          <w:p w14:paraId="29A45882" w14:textId="77777777" w:rsidR="009D6344" w:rsidRPr="00570DCF" w:rsidRDefault="0049373C">
            <w:pPr>
              <w:pBdr>
                <w:top w:val="nil"/>
                <w:left w:val="nil"/>
                <w:bottom w:val="nil"/>
                <w:right w:val="nil"/>
                <w:between w:val="nil"/>
              </w:pBdr>
              <w:spacing w:line="360" w:lineRule="auto"/>
              <w:jc w:val="left"/>
              <w:rPr>
                <w:rFonts w:eastAsia="MS Gothic"/>
                <w:sz w:val="24"/>
                <w:szCs w:val="24"/>
              </w:rPr>
            </w:pPr>
            <w:r w:rsidRPr="00570DCF">
              <w:rPr>
                <w:sz w:val="24"/>
                <w:szCs w:val="24"/>
              </w:rPr>
              <w:t>Planta Piloto</w:t>
            </w:r>
            <w:r w:rsidRPr="00570DCF">
              <w:rPr>
                <w:rFonts w:ascii="Segoe UI Symbol" w:eastAsia="MS Gothic" w:hAnsi="Segoe UI Symbol" w:cs="Segoe UI Symbol"/>
                <w:sz w:val="24"/>
                <w:szCs w:val="24"/>
              </w:rPr>
              <w:t>☐</w:t>
            </w:r>
          </w:p>
          <w:p w14:paraId="20E43457"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Esquema Circuito</w:t>
            </w:r>
          </w:p>
          <w:p w14:paraId="6DB8C18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Integrado</w:t>
            </w:r>
            <w:r w:rsidRPr="00570DCF">
              <w:rPr>
                <w:rFonts w:ascii="Segoe UI Symbol" w:eastAsia="MS Gothic" w:hAnsi="Segoe UI Symbol" w:cs="Segoe UI Symbol"/>
                <w:sz w:val="24"/>
                <w:szCs w:val="24"/>
              </w:rPr>
              <w:t>☐</w:t>
            </w:r>
          </w:p>
          <w:p w14:paraId="63E51C4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Signos Distintivos</w:t>
            </w:r>
          </w:p>
        </w:tc>
        <w:tc>
          <w:tcPr>
            <w:tcW w:w="2424" w:type="dxa"/>
            <w:gridSpan w:val="3"/>
            <w:tcMar>
              <w:top w:w="55" w:type="dxa"/>
              <w:start w:w="65" w:type="dxa"/>
              <w:bottom w:w="55" w:type="dxa"/>
              <w:end w:w="65" w:type="dxa"/>
            </w:tcMar>
          </w:tcPr>
          <w:p w14:paraId="677BA21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Monografía:</w:t>
            </w:r>
          </w:p>
          <w:p w14:paraId="0D0650AF"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Teórica </w:t>
            </w:r>
            <w:r w:rsidRPr="00570DCF">
              <w:rPr>
                <w:rFonts w:ascii="Segoe UI Symbol" w:eastAsia="MS Gothic" w:hAnsi="Segoe UI Symbol" w:cs="Segoe UI Symbol"/>
                <w:sz w:val="24"/>
                <w:szCs w:val="24"/>
              </w:rPr>
              <w:t>☐</w:t>
            </w:r>
          </w:p>
          <w:p w14:paraId="4651F482" w14:textId="77777777" w:rsidR="009D6344" w:rsidRPr="00570DCF" w:rsidRDefault="0049373C">
            <w:pPr>
              <w:pBdr>
                <w:top w:val="nil"/>
                <w:left w:val="nil"/>
                <w:bottom w:val="nil"/>
                <w:right w:val="nil"/>
                <w:between w:val="nil"/>
              </w:pBdr>
              <w:spacing w:line="360" w:lineRule="auto"/>
              <w:jc w:val="left"/>
              <w:rPr>
                <w:rFonts w:eastAsia="MS Gothic"/>
                <w:sz w:val="24"/>
                <w:szCs w:val="24"/>
              </w:rPr>
            </w:pPr>
            <w:r w:rsidRPr="00570DCF">
              <w:rPr>
                <w:sz w:val="24"/>
                <w:szCs w:val="24"/>
              </w:rPr>
              <w:t xml:space="preserve">Análisis </w:t>
            </w:r>
            <w:r w:rsidRPr="00570DCF">
              <w:rPr>
                <w:rFonts w:ascii="Segoe UI Symbol" w:eastAsia="MS Gothic" w:hAnsi="Segoe UI Symbol" w:cs="Segoe UI Symbol"/>
                <w:sz w:val="24"/>
                <w:szCs w:val="24"/>
              </w:rPr>
              <w:t>☐</w:t>
            </w:r>
          </w:p>
          <w:p w14:paraId="511DFC23"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Sistematización de</w:t>
            </w:r>
          </w:p>
          <w:p w14:paraId="065EAD8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Experiencias </w:t>
            </w:r>
            <w:r w:rsidRPr="00570DCF">
              <w:rPr>
                <w:rFonts w:ascii="Segoe UI Symbol" w:eastAsia="MS Gothic" w:hAnsi="Segoe UI Symbol" w:cs="Segoe UI Symbol"/>
                <w:sz w:val="24"/>
                <w:szCs w:val="24"/>
              </w:rPr>
              <w:t>☐</w:t>
            </w:r>
          </w:p>
        </w:tc>
        <w:tc>
          <w:tcPr>
            <w:tcW w:w="3728" w:type="dxa"/>
            <w:gridSpan w:val="3"/>
            <w:tcMar>
              <w:top w:w="55" w:type="dxa"/>
              <w:start w:w="65" w:type="dxa"/>
              <w:bottom w:w="55" w:type="dxa"/>
              <w:end w:w="65" w:type="dxa"/>
            </w:tcMar>
          </w:tcPr>
          <w:p w14:paraId="79349DBC"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Emprendimiento:</w:t>
            </w:r>
          </w:p>
          <w:p w14:paraId="7294393E"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Casos de estudio ☐</w:t>
            </w:r>
            <w:sdt>
              <w:sdtPr>
                <w:rPr>
                  <w:sz w:val="24"/>
                  <w:szCs w:val="24"/>
                </w:rPr>
                <w:tag w:val="goog_rdk_1"/>
                <w:id w:val="1102539675"/>
              </w:sdtPr>
              <w:sdtEndPr/>
              <w:sdtContent>
                <w:r w:rsidRPr="00570DCF">
                  <w:rPr>
                    <w:rFonts w:ascii="Segoe UI Symbol" w:eastAsia="Arial Unicode MS" w:hAnsi="Segoe UI Symbol" w:cs="Segoe UI Symbol"/>
                    <w:sz w:val="24"/>
                    <w:szCs w:val="24"/>
                  </w:rPr>
                  <w:t>☐</w:t>
                </w:r>
              </w:sdtContent>
            </w:sdt>
            <w:r w:rsidRPr="00570DCF">
              <w:rPr>
                <w:sz w:val="24"/>
                <w:szCs w:val="24"/>
              </w:rPr>
            </w:r>
          </w:p>
          <w:p w14:paraId="3B64FAC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Planes de negocio ☐</w:t>
            </w:r>
            <w:sdt>
              <w:sdtPr>
                <w:rPr>
                  <w:sz w:val="24"/>
                  <w:szCs w:val="24"/>
                </w:rPr>
                <w:tag w:val="goog_rdk_2"/>
                <w:id w:val="1352824979"/>
              </w:sdtPr>
              <w:sdtEndPr/>
              <w:sdtContent>
                <w:r w:rsidRPr="00570DCF">
                  <w:rPr>
                    <w:rFonts w:ascii="Segoe UI Symbol" w:eastAsia="Arial Unicode MS" w:hAnsi="Segoe UI Symbol" w:cs="Segoe UI Symbol"/>
                    <w:sz w:val="24"/>
                    <w:szCs w:val="24"/>
                  </w:rPr>
                  <w:t>☐</w:t>
                </w:r>
              </w:sdtContent>
            </w:sdt>
            <w:r w:rsidRPr="00570DCF">
              <w:rPr>
                <w:sz w:val="24"/>
                <w:szCs w:val="24"/>
              </w:rPr>
            </w:r>
            <w:r w:rsidRPr="00570DCF">
              <w:rPr>
                <w:rFonts w:ascii="Segoe UI Symbol" w:eastAsia="MS Gothic" w:hAnsi="Segoe UI Symbol" w:cs="Segoe UI Symbol"/>
                <w:sz w:val="24"/>
                <w:szCs w:val="24"/>
              </w:rPr>
            </w:r>
          </w:p>
          <w:p w14:paraId="2BF59CDB"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Fortalecimiento empresarial ☐</w:t>
            </w:r>
            <w:r w:rsidRPr="00570DCF">
              <w:rPr>
                <w:rFonts w:ascii="Segoe UI Symbol" w:eastAsia="MS Gothic" w:hAnsi="Segoe UI Symbol" w:cs="Segoe UI Symbol"/>
                <w:sz w:val="24"/>
                <w:szCs w:val="24"/>
              </w:rPr>
            </w:r>
          </w:p>
          <w:p w14:paraId="088F3B01"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08BA8CD4" w14:textId="77777777" w:rsidTr="00953A09">
        <w:trPr>
          <w:trHeight w:val="127"/>
          <w:cantSplit/>
        </w:trPr>
        <w:tc>
          <w:tcPr>
            <w:tcW w:w="10451" w:type="dxa"/>
            <w:gridSpan w:val="8"/>
            <w:tcMar>
              <w:top w:w="55" w:type="dxa"/>
              <w:start w:w="65" w:type="dxa"/>
              <w:bottom w:w="55" w:type="dxa"/>
              <w:end w:w="65" w:type="dxa"/>
            </w:tcMar>
          </w:tcPr>
          <w:p w14:paraId="52C1B566" w14:textId="77777777" w:rsidR="009D6344" w:rsidRPr="00570DCF" w:rsidRDefault="0049373C">
            <w:pPr>
              <w:pBdr>
                <w:top w:val="nil"/>
                <w:left w:val="nil"/>
                <w:bottom w:val="nil"/>
                <w:right w:val="nil"/>
                <w:between w:val="nil"/>
              </w:pBdr>
              <w:spacing w:line="360" w:lineRule="auto"/>
              <w:rPr>
                <w:sz w:val="24"/>
                <w:szCs w:val="24"/>
              </w:rPr>
            </w:pPr>
            <w:r w:rsidRPr="00570DCF">
              <w:rPr>
                <w:sz w:val="24"/>
                <w:szCs w:val="24"/>
              </w:rPr>
              <w:t xml:space="preserve">Facultad: FCNI </w:t>
            </w:r>
            <w:r w:rsidRPr="00570DCF">
              <w:rPr>
                <w:sz w:val="24"/>
                <w:szCs w:val="24"/>
                <w:u w:val="single"/>
              </w:rPr>
              <w:t>x</w:t>
            </w:r>
            <w:r w:rsidRPr="00570DCF">
              <w:rPr>
                <w:sz w:val="24"/>
                <w:szCs w:val="24"/>
              </w:rPr>
              <w:t xml:space="preserve"> FCSE_____   Grupo de Investigación: </w:t>
            </w:r>
            <w:r w:rsidRPr="00570DCF">
              <w:rPr>
                <w:b/>
                <w:bCs/>
                <w:sz w:val="24"/>
                <w:szCs w:val="24"/>
              </w:rPr>
              <w:t>GRIIS</w:t>
            </w:r>
          </w:p>
          <w:p w14:paraId="6C58E3E4" w14:textId="77777777" w:rsidR="009D6344" w:rsidRPr="00570DCF" w:rsidRDefault="0049373C">
            <w:pPr>
              <w:pBdr>
                <w:top w:val="nil"/>
                <w:left w:val="nil"/>
                <w:bottom w:val="nil"/>
                <w:right w:val="nil"/>
                <w:between w:val="nil"/>
              </w:pBdr>
              <w:spacing w:line="360" w:lineRule="auto"/>
              <w:rPr>
                <w:sz w:val="24"/>
                <w:szCs w:val="24"/>
              </w:rPr>
            </w:pPr>
            <w:r w:rsidRPr="00570DCF">
              <w:rPr>
                <w:sz w:val="24"/>
                <w:szCs w:val="24"/>
              </w:rPr>
              <w:t xml:space="preserve">Programa Académico </w:t>
            </w:r>
            <w:r w:rsidRPr="00570DCF">
              <w:rPr>
                <w:sz w:val="24"/>
                <w:szCs w:val="24"/>
                <w:u w:val="single"/>
              </w:rPr>
              <w:t xml:space="preserve">Tecnología en desarrollo de sistemas informáticos </w:t>
            </w:r>
            <w:r w:rsidRPr="00570DCF">
              <w:rPr>
                <w:sz w:val="24"/>
                <w:szCs w:val="24"/>
              </w:rPr>
              <w:t xml:space="preserve">Ciudad: </w:t>
            </w:r>
            <w:r w:rsidRPr="00570DCF">
              <w:rPr>
                <w:sz w:val="24"/>
                <w:szCs w:val="24"/>
                <w:u w:val="single"/>
              </w:rPr>
              <w:t>Bucaramanga</w:t>
            </w:r>
          </w:p>
          <w:p w14:paraId="292B99DD"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2905D70F" w14:textId="77777777" w:rsidTr="00953A09">
        <w:trPr>
          <w:trHeight w:val="127"/>
          <w:cantSplit/>
        </w:trPr>
        <w:tc>
          <w:tcPr>
            <w:tcW w:w="4638" w:type="dxa"/>
            <w:gridSpan w:val="3"/>
            <w:tcMar>
              <w:top w:w="55" w:type="dxa"/>
              <w:start w:w="65" w:type="dxa"/>
              <w:bottom w:w="55" w:type="dxa"/>
              <w:end w:w="65" w:type="dxa"/>
            </w:tcMar>
          </w:tcPr>
          <w:p w14:paraId="77B956D0"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Estudiante 1: Santiago Andrés Rivas </w:t>
            </w:r>
            <w:proofErr w:type="spellStart"/>
            <w:r w:rsidRPr="00570DCF">
              <w:rPr>
                <w:sz w:val="24"/>
                <w:szCs w:val="24"/>
              </w:rPr>
              <w:t>Chapon</w:t>
            </w:r>
            <w:proofErr w:type="spellEnd"/>
          </w:p>
          <w:p w14:paraId="1C445370"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Email: santiagoauribe@uts.edu.co</w:t>
            </w:r>
          </w:p>
        </w:tc>
        <w:tc>
          <w:tcPr>
            <w:tcW w:w="3545" w:type="dxa"/>
            <w:gridSpan w:val="4"/>
            <w:tcMar>
              <w:top w:w="55" w:type="dxa"/>
              <w:start w:w="65" w:type="dxa"/>
              <w:bottom w:w="55" w:type="dxa"/>
              <w:end w:w="65" w:type="dxa"/>
            </w:tcMar>
          </w:tcPr>
          <w:p w14:paraId="0441BC7E"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Cédula: 1007043929</w:t>
            </w:r>
          </w:p>
          <w:p w14:paraId="68E8E837"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Teléfono: 3152836390</w:t>
            </w:r>
          </w:p>
        </w:tc>
        <w:tc>
          <w:tcPr>
            <w:tcW w:w="2268" w:type="dxa"/>
            <w:tcMar>
              <w:top w:w="55" w:type="dxa"/>
              <w:start w:w="65" w:type="dxa"/>
              <w:bottom w:w="55" w:type="dxa"/>
              <w:end w:w="65" w:type="dxa"/>
            </w:tcMar>
          </w:tcPr>
          <w:p w14:paraId="4A2179E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Programa:</w:t>
            </w:r>
          </w:p>
          <w:p w14:paraId="014E1FF6" w14:textId="77777777" w:rsidR="00527270" w:rsidRPr="00570DCF" w:rsidRDefault="00527270" w:rsidP="00527270">
            <w:pPr>
              <w:jc w:val="left"/>
              <w:rPr>
                <w:rFonts w:eastAsia="Times New Roman"/>
                <w:sz w:val="24"/>
                <w:szCs w:val="24"/>
                <w:lang w:val="es-CO" w:eastAsia="en-US"/>
              </w:rPr>
            </w:pPr>
            <w:r w:rsidRPr="00570DCF">
              <w:rPr>
                <w:rFonts w:eastAsia="Times New Roman"/>
                <w:sz w:val="24"/>
                <w:szCs w:val="24"/>
                <w:lang w:val="es-CO" w:eastAsia="en-US"/>
              </w:rPr>
              <w:t xml:space="preserve">Tecnología </w:t>
            </w:r>
          </w:p>
          <w:p w14:paraId="2D2CC4B5" w14:textId="77777777" w:rsidR="00527270" w:rsidRPr="00570DCF" w:rsidRDefault="00527270" w:rsidP="00527270">
            <w:pPr>
              <w:jc w:val="left"/>
              <w:rPr>
                <w:rFonts w:eastAsia="Times New Roman"/>
                <w:sz w:val="24"/>
                <w:szCs w:val="24"/>
                <w:lang w:val="es-CO" w:eastAsia="en-US"/>
              </w:rPr>
            </w:pPr>
            <w:r w:rsidRPr="00570DCF">
              <w:rPr>
                <w:rFonts w:eastAsia="Times New Roman"/>
                <w:sz w:val="24"/>
                <w:szCs w:val="24"/>
                <w:lang w:val="es-CO" w:eastAsia="en-US"/>
              </w:rPr>
              <w:t>en Desarrollo de Sistemas Informáticos</w:t>
            </w:r>
          </w:p>
          <w:p w14:paraId="29833144" w14:textId="77777777" w:rsidR="00527270" w:rsidRPr="00570DCF" w:rsidRDefault="00527270">
            <w:pPr>
              <w:pBdr>
                <w:top w:val="nil"/>
                <w:left w:val="nil"/>
                <w:bottom w:val="nil"/>
                <w:right w:val="nil"/>
                <w:between w:val="nil"/>
              </w:pBdr>
              <w:spacing w:line="360" w:lineRule="auto"/>
              <w:jc w:val="left"/>
              <w:rPr>
                <w:sz w:val="24"/>
                <w:szCs w:val="24"/>
                <w:lang w:val="es-CO"/>
              </w:rPr>
            </w:pPr>
          </w:p>
        </w:tc>
      </w:tr>
      <w:tr w:rsidR="00570DCF" w:rsidRPr="00570DCF" w14:paraId="68D9487E" w14:textId="77777777" w:rsidTr="00953A09">
        <w:trPr>
          <w:trHeight w:val="127"/>
          <w:cantSplit/>
        </w:trPr>
        <w:tc>
          <w:tcPr>
            <w:tcW w:w="4638" w:type="dxa"/>
            <w:gridSpan w:val="3"/>
            <w:tcMar>
              <w:top w:w="55" w:type="dxa"/>
              <w:start w:w="65" w:type="dxa"/>
              <w:bottom w:w="55" w:type="dxa"/>
              <w:end w:w="65" w:type="dxa"/>
            </w:tcMar>
          </w:tcPr>
          <w:p w14:paraId="6018120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Estudiante 2: </w:t>
            </w:r>
            <w:proofErr w:type="spellStart"/>
            <w:r w:rsidRPr="00570DCF">
              <w:rPr>
                <w:sz w:val="24"/>
                <w:szCs w:val="24"/>
              </w:rPr>
              <w:t>Jhon</w:t>
            </w:r>
            <w:proofErr w:type="spellEnd"/>
            <w:r w:rsidRPr="00570DCF">
              <w:rPr>
                <w:sz w:val="24"/>
                <w:szCs w:val="24"/>
              </w:rPr>
              <w:t xml:space="preserve"> Sebastián Sanabria </w:t>
            </w:r>
            <w:proofErr w:type="spellStart"/>
            <w:r w:rsidRPr="00570DCF">
              <w:rPr>
                <w:sz w:val="24"/>
                <w:szCs w:val="24"/>
              </w:rPr>
              <w:t>Florez</w:t>
            </w:r>
            <w:proofErr w:type="spellEnd"/>
          </w:p>
          <w:p w14:paraId="1677B7B9"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Email: jhonssanabria@uts.edu.co</w:t>
            </w:r>
          </w:p>
        </w:tc>
        <w:tc>
          <w:tcPr>
            <w:tcW w:w="3545" w:type="dxa"/>
            <w:gridSpan w:val="4"/>
            <w:tcMar>
              <w:top w:w="55" w:type="dxa"/>
              <w:start w:w="65" w:type="dxa"/>
              <w:bottom w:w="55" w:type="dxa"/>
              <w:end w:w="65" w:type="dxa"/>
            </w:tcMar>
          </w:tcPr>
          <w:p w14:paraId="09D0000A"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Cédula: 1097093086</w:t>
            </w:r>
          </w:p>
          <w:p w14:paraId="0B9E2C3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Teléfono: 3202212856</w:t>
            </w:r>
          </w:p>
        </w:tc>
        <w:tc>
          <w:tcPr>
            <w:tcW w:w="2268" w:type="dxa"/>
            <w:tcMar>
              <w:top w:w="55" w:type="dxa"/>
              <w:start w:w="65" w:type="dxa"/>
              <w:bottom w:w="55" w:type="dxa"/>
              <w:end w:w="65" w:type="dxa"/>
            </w:tcMar>
          </w:tcPr>
          <w:p w14:paraId="4E1316BE" w14:textId="77777777" w:rsidR="00527270" w:rsidRPr="00570DCF" w:rsidRDefault="0049373C" w:rsidP="00527270">
            <w:pPr>
              <w:jc w:val="left"/>
              <w:rPr>
                <w:rFonts w:eastAsia="Times New Roman"/>
                <w:sz w:val="24"/>
                <w:szCs w:val="24"/>
                <w:lang w:val="es-CO" w:eastAsia="en-US"/>
              </w:rPr>
            </w:pPr>
            <w:r w:rsidRPr="00570DCF">
              <w:rPr>
                <w:sz w:val="24"/>
                <w:szCs w:val="24"/>
              </w:rPr>
              <w:t>Programa:</w:t>
            </w:r>
            <w:r w:rsidR="00527270" w:rsidRPr="00570DCF">
              <w:rPr>
                <w:rFonts w:eastAsia="Times New Roman"/>
                <w:sz w:val="24"/>
                <w:szCs w:val="24"/>
                <w:lang w:val="es-CO" w:eastAsia="en-US"/>
              </w:rPr>
              <w:t xml:space="preserve"> Tecnología </w:t>
            </w:r>
          </w:p>
          <w:p w14:paraId="4D5C4BEB" w14:textId="77777777" w:rsidR="009D6344" w:rsidRPr="00570DCF" w:rsidRDefault="00527270" w:rsidP="00527270">
            <w:pPr>
              <w:jc w:val="left"/>
              <w:rPr>
                <w:rFonts w:eastAsia="Times New Roman"/>
                <w:sz w:val="24"/>
                <w:szCs w:val="24"/>
                <w:lang w:val="es-CO" w:eastAsia="en-US"/>
              </w:rPr>
            </w:pPr>
            <w:r w:rsidRPr="00570DCF">
              <w:rPr>
                <w:rFonts w:eastAsia="Times New Roman"/>
                <w:sz w:val="24"/>
                <w:szCs w:val="24"/>
                <w:lang w:val="es-CO" w:eastAsia="en-US"/>
              </w:rPr>
              <w:lastRenderedPageBreak/>
              <w:t>en Desarrollo de Sistemas Informáticos</w:t>
            </w:r>
          </w:p>
        </w:tc>
      </w:tr>
      <w:tr w:rsidR="00570DCF" w:rsidRPr="00570DCF" w14:paraId="2F8ACDC2" w14:textId="77777777" w:rsidTr="00953A09">
        <w:trPr>
          <w:trHeight w:val="127"/>
          <w:cantSplit/>
        </w:trPr>
        <w:tc>
          <w:tcPr>
            <w:tcW w:w="4638" w:type="dxa"/>
            <w:gridSpan w:val="3"/>
            <w:tcMar>
              <w:top w:w="55" w:type="dxa"/>
              <w:start w:w="65" w:type="dxa"/>
              <w:bottom w:w="55" w:type="dxa"/>
              <w:end w:w="65" w:type="dxa"/>
            </w:tcMar>
          </w:tcPr>
          <w:p w14:paraId="72BEE69B"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Director:</w:t>
            </w:r>
          </w:p>
          <w:p w14:paraId="20A1CA89" w14:textId="77777777" w:rsidR="009D6344" w:rsidRPr="00570DCF" w:rsidRDefault="009D6344">
            <w:pPr>
              <w:pBdr>
                <w:top w:val="nil"/>
                <w:left w:val="nil"/>
                <w:bottom w:val="nil"/>
                <w:right w:val="nil"/>
                <w:between w:val="nil"/>
              </w:pBdr>
              <w:spacing w:line="360" w:lineRule="auto"/>
              <w:jc w:val="left"/>
              <w:rPr>
                <w:sz w:val="24"/>
                <w:szCs w:val="24"/>
              </w:rPr>
            </w:pPr>
          </w:p>
        </w:tc>
        <w:tc>
          <w:tcPr>
            <w:tcW w:w="3545" w:type="dxa"/>
            <w:gridSpan w:val="4"/>
            <w:tcMar>
              <w:top w:w="55" w:type="dxa"/>
              <w:start w:w="65" w:type="dxa"/>
              <w:bottom w:w="55" w:type="dxa"/>
              <w:end w:w="65" w:type="dxa"/>
            </w:tcMar>
          </w:tcPr>
          <w:p w14:paraId="79E3B7EB"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Cédula: </w:t>
            </w:r>
          </w:p>
          <w:p w14:paraId="30139D8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Teléfono</w:t>
            </w:r>
          </w:p>
        </w:tc>
        <w:tc>
          <w:tcPr>
            <w:tcW w:w="2268" w:type="dxa"/>
            <w:tcMar>
              <w:top w:w="55" w:type="dxa"/>
              <w:start w:w="65" w:type="dxa"/>
              <w:bottom w:w="55" w:type="dxa"/>
              <w:end w:w="65" w:type="dxa"/>
            </w:tcMar>
          </w:tcPr>
          <w:p w14:paraId="7B8EC790"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Programa:</w:t>
            </w:r>
          </w:p>
        </w:tc>
      </w:tr>
      <w:tr w:rsidR="00570DCF" w:rsidRPr="00570DCF" w14:paraId="090AA783" w14:textId="77777777" w:rsidTr="00953A09">
        <w:trPr>
          <w:trHeight w:val="221"/>
          <w:cantSplit/>
        </w:trPr>
        <w:tc>
          <w:tcPr>
            <w:tcW w:w="4638" w:type="dxa"/>
            <w:gridSpan w:val="3"/>
            <w:tcMar>
              <w:top w:w="55" w:type="dxa"/>
              <w:start w:w="65" w:type="dxa"/>
              <w:bottom w:w="55" w:type="dxa"/>
              <w:end w:w="65" w:type="dxa"/>
            </w:tcMar>
          </w:tcPr>
          <w:p w14:paraId="7B045B6C"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Codirector:</w:t>
            </w:r>
          </w:p>
          <w:p w14:paraId="7134372A" w14:textId="77777777" w:rsidR="009D6344" w:rsidRPr="00570DCF" w:rsidRDefault="009D6344">
            <w:pPr>
              <w:pBdr>
                <w:top w:val="nil"/>
                <w:left w:val="nil"/>
                <w:bottom w:val="nil"/>
                <w:right w:val="nil"/>
                <w:between w:val="nil"/>
              </w:pBdr>
              <w:spacing w:line="360" w:lineRule="auto"/>
              <w:ind w:firstLine="720"/>
              <w:jc w:val="left"/>
              <w:rPr>
                <w:sz w:val="24"/>
                <w:szCs w:val="24"/>
              </w:rPr>
            </w:pPr>
          </w:p>
        </w:tc>
        <w:tc>
          <w:tcPr>
            <w:tcW w:w="3545" w:type="dxa"/>
            <w:gridSpan w:val="4"/>
            <w:tcMar>
              <w:top w:w="55" w:type="dxa"/>
              <w:start w:w="65" w:type="dxa"/>
              <w:bottom w:w="55" w:type="dxa"/>
              <w:end w:w="65" w:type="dxa"/>
            </w:tcMar>
          </w:tcPr>
          <w:p w14:paraId="7B354D0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Cédula: </w:t>
            </w:r>
          </w:p>
          <w:p w14:paraId="46D9E33C"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Teléfono</w:t>
            </w:r>
          </w:p>
        </w:tc>
        <w:tc>
          <w:tcPr>
            <w:tcW w:w="2268" w:type="dxa"/>
            <w:tcMar>
              <w:top w:w="55" w:type="dxa"/>
              <w:start w:w="65" w:type="dxa"/>
              <w:bottom w:w="55" w:type="dxa"/>
              <w:end w:w="65" w:type="dxa"/>
            </w:tcMar>
          </w:tcPr>
          <w:p w14:paraId="2FEF43D9"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Programa:</w:t>
            </w:r>
          </w:p>
        </w:tc>
      </w:tr>
      <w:tr w:rsidR="00570DCF" w:rsidRPr="00570DCF" w14:paraId="54B4FF96" w14:textId="77777777" w:rsidTr="00953A09">
        <w:trPr>
          <w:trHeight w:val="221"/>
          <w:cantSplit/>
        </w:trPr>
        <w:tc>
          <w:tcPr>
            <w:tcW w:w="10451" w:type="dxa"/>
            <w:gridSpan w:val="8"/>
            <w:tcMar>
              <w:top w:w="55" w:type="dxa"/>
              <w:start w:w="65" w:type="dxa"/>
              <w:bottom w:w="55" w:type="dxa"/>
              <w:end w:w="65" w:type="dxa"/>
            </w:tcMar>
          </w:tcPr>
          <w:p w14:paraId="78C9119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             Información sobre el pago de la modalidad de trabajo de grado</w:t>
            </w:r>
          </w:p>
        </w:tc>
      </w:tr>
      <w:tr w:rsidR="00570DCF" w:rsidRPr="00570DCF" w14:paraId="5D4E7E0C" w14:textId="77777777" w:rsidTr="00953A09">
        <w:trPr>
          <w:trHeight w:val="127"/>
          <w:cantSplit/>
        </w:trPr>
        <w:tc>
          <w:tcPr>
            <w:tcW w:w="10451" w:type="dxa"/>
            <w:gridSpan w:val="8"/>
            <w:tcMar>
              <w:top w:w="55" w:type="dxa"/>
              <w:start w:w="65" w:type="dxa"/>
              <w:bottom w:w="55" w:type="dxa"/>
              <w:end w:w="65" w:type="dxa"/>
            </w:tcMar>
          </w:tcPr>
          <w:p w14:paraId="3EBDF1A3"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7EBD36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Número del LQ (consignación)</w:t>
            </w:r>
            <w:r w:rsidR="00907E2C" w:rsidRPr="00570DCF">
              <w:rPr>
                <w:sz w:val="24"/>
                <w:szCs w:val="24"/>
              </w:rPr>
              <w:t>__</w:t>
            </w:r>
            <w:r w:rsidR="00953A09" w:rsidRPr="00570DCF">
              <w:rPr>
                <w:sz w:val="24"/>
                <w:szCs w:val="24"/>
                <w:u w:val="single"/>
              </w:rPr>
              <w:t>LQ-01489581</w:t>
            </w:r>
            <w:r w:rsidR="00907E2C" w:rsidRPr="00570DCF">
              <w:rPr>
                <w:sz w:val="24"/>
                <w:szCs w:val="24"/>
                <w:u w:val="single"/>
              </w:rPr>
              <w:t>_/ LQ-01490558_</w:t>
            </w:r>
            <w:r w:rsidRPr="00570DCF">
              <w:rPr>
                <w:sz w:val="24"/>
                <w:szCs w:val="24"/>
              </w:rPr>
              <w:t>Entidad Bancaria _</w:t>
            </w:r>
            <w:r w:rsidR="00907E2C" w:rsidRPr="00570DCF">
              <w:rPr>
                <w:sz w:val="24"/>
                <w:szCs w:val="24"/>
              </w:rPr>
              <w:t>_</w:t>
            </w:r>
            <w:r w:rsidR="00953A09" w:rsidRPr="00570DCF">
              <w:rPr>
                <w:sz w:val="24"/>
                <w:szCs w:val="24"/>
                <w:u w:val="single"/>
              </w:rPr>
              <w:t>PSE</w:t>
            </w:r>
            <w:r w:rsidR="00907E2C" w:rsidRPr="00570DCF">
              <w:rPr>
                <w:sz w:val="24"/>
                <w:szCs w:val="24"/>
                <w:u w:val="single"/>
              </w:rPr>
              <w:t>_</w:t>
            </w:r>
            <w:r w:rsidRPr="00570DCF">
              <w:rPr>
                <w:sz w:val="24"/>
                <w:szCs w:val="24"/>
              </w:rPr>
              <w:t>_</w:t>
            </w:r>
          </w:p>
          <w:p w14:paraId="4D190FEC" w14:textId="77777777" w:rsidR="00953A09" w:rsidRPr="00570DCF" w:rsidRDefault="0049373C">
            <w:pPr>
              <w:pBdr>
                <w:top w:val="nil"/>
                <w:left w:val="nil"/>
                <w:bottom w:val="nil"/>
                <w:right w:val="nil"/>
                <w:between w:val="nil"/>
              </w:pBdr>
              <w:spacing w:line="360" w:lineRule="auto"/>
              <w:jc w:val="left"/>
              <w:rPr>
                <w:sz w:val="24"/>
                <w:szCs w:val="24"/>
              </w:rPr>
            </w:pPr>
            <w:r w:rsidRPr="00570DCF">
              <w:rPr>
                <w:sz w:val="24"/>
                <w:szCs w:val="24"/>
              </w:rPr>
              <w:t>Valor     __</w:t>
            </w:r>
            <w:r w:rsidR="00953A09" w:rsidRPr="00570DCF">
              <w:rPr>
                <w:sz w:val="24"/>
                <w:szCs w:val="24"/>
                <w:u w:val="single"/>
              </w:rPr>
              <w:t>525.272</w:t>
            </w:r>
            <w:r w:rsidR="00907E2C" w:rsidRPr="00570DCF">
              <w:rPr>
                <w:sz w:val="24"/>
                <w:szCs w:val="24"/>
                <w:u w:val="single"/>
              </w:rPr>
              <w:t>_</w:t>
            </w:r>
            <w:r w:rsidRPr="00570DCF">
              <w:rPr>
                <w:sz w:val="24"/>
                <w:szCs w:val="24"/>
              </w:rPr>
              <w:t xml:space="preserve">_                        Fecha:   </w:t>
            </w:r>
            <w:r w:rsidR="00953A09" w:rsidRPr="00570DCF">
              <w:rPr>
                <w:sz w:val="24"/>
                <w:szCs w:val="24"/>
              </w:rPr>
              <w:t>01-09-2026</w:t>
            </w:r>
          </w:p>
          <w:p w14:paraId="5584A8D9" w14:textId="77777777" w:rsidR="009D6344" w:rsidRPr="00570DCF" w:rsidRDefault="00953A09">
            <w:pPr>
              <w:pBdr>
                <w:top w:val="nil"/>
                <w:left w:val="nil"/>
                <w:bottom w:val="nil"/>
                <w:right w:val="nil"/>
                <w:between w:val="nil"/>
              </w:pBdr>
              <w:spacing w:line="360" w:lineRule="auto"/>
              <w:jc w:val="left"/>
              <w:rPr>
                <w:sz w:val="24"/>
                <w:szCs w:val="24"/>
              </w:rPr>
            </w:pPr>
            <w:r w:rsidRPr="00570DCF">
              <w:rPr>
                <w:sz w:val="24"/>
                <w:szCs w:val="24"/>
              </w:rPr>
              <w:t>Nota: Anexar evidencia del envío de la copia de consignación al correo institucional del programa.</w:t>
            </w:r>
            <w:r w:rsidR="0049373C" w:rsidRPr="00570DCF">
              <w:rPr>
                <w:sz w:val="24"/>
                <w:szCs w:val="24"/>
              </w:rPr>
            </w:r>
          </w:p>
        </w:tc>
      </w:tr>
      <w:tr w:rsidR="00570DCF" w:rsidRPr="00570DCF" w14:paraId="382BD03F" w14:textId="77777777" w:rsidTr="00953A09">
        <w:trPr>
          <w:trHeight w:val="127"/>
          <w:cantSplit/>
        </w:trPr>
        <w:tc>
          <w:tcPr>
            <w:tcW w:w="10451" w:type="dxa"/>
            <w:gridSpan w:val="8"/>
            <w:tcBorders>
              <w:bottom w:val="single" w:sz="4" w:space="0" w:color="000000"/>
            </w:tcBorders>
            <w:tcMar>
              <w:top w:w="55" w:type="dxa"/>
              <w:start w:w="65" w:type="dxa"/>
              <w:bottom w:w="55" w:type="dxa"/>
              <w:end w:w="65" w:type="dxa"/>
            </w:tcMar>
          </w:tcPr>
          <w:p w14:paraId="27467DCF"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Nota: El programa debe disponer de un correo institucional para trabajos de grado y crear un espacio para cada uno de ellos con el fin de mantener una base de datos actualizada y disponible en todo momento.</w:t>
            </w:r>
          </w:p>
          <w:p w14:paraId="565533C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b/>
                <w:bCs/>
                <w:sz w:val="24"/>
                <w:szCs w:val="24"/>
              </w:rPr>
              <w:t xml:space="preserve">                                 CONTENIDO DE LA PROPUESTA</w:t>
            </w:r>
          </w:p>
          <w:p w14:paraId="1DB15C3A"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0AB01F02" w14:textId="77777777" w:rsidTr="00953A09">
        <w:trPr>
          <w:trHeight w:val="2770"/>
          <w:cantSplit/>
        </w:trPr>
        <w:tc>
          <w:tcPr>
            <w:tcW w:w="10451" w:type="dxa"/>
            <w:gridSpan w:val="8"/>
            <w:tcMar>
              <w:top w:w="55" w:type="dxa"/>
              <w:start w:w="65" w:type="dxa"/>
              <w:bottom w:w="55" w:type="dxa"/>
              <w:end w:w="65" w:type="dxa"/>
            </w:tcMar>
          </w:tcPr>
          <w:p w14:paraId="03E0DD0D"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648CFF3B"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 xml:space="preserve">Descripción del problema </w:t>
            </w:r>
          </w:p>
          <w:p w14:paraId="10286D87"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9FE878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El gimnasio de las Unidades Tecnológicas de Santander (UTS) está enfrentando dificultades importantes en la administración de la entrada de estudiantes y el control del número de personas debido a la falta de una solución tecnológica adecuada. En la actualidad, los procesos de registro y verificación de horarios se realizan de manera manual, lo que provoca ineficiencias, errores y una experiencia desorganizada para los usuarios. </w:t>
            </w:r>
            <w:r w:rsidRPr="00570DCF">
              <w:rPr>
                <w:b/>
                <w:bCs/>
                <w:sz w:val="24"/>
                <w:szCs w:val="24"/>
              </w:rPr>
              <w:t xml:space="preserve">De hecho, la dependencia de registros manuales y libros de asistencia en instalaciones deportivas genera cuellos de botella en las horas pico, lo que disminuye significativamente la </w:t>
            </w:r>
            <w:r w:rsidRPr="00570DCF">
              <w:rPr>
                <w:b/>
                <w:bCs/>
                <w:sz w:val="24"/>
                <w:szCs w:val="24"/>
              </w:rPr>
              <w:lastRenderedPageBreak/>
              <w:t xml:space="preserve">percepción de calidad por parte de los usuarios </w:t>
            </w:r>
            <w:r>
              <w:rPr>
                <w:b/>
                <w:bCs/>
                <w:sz w:val="24"/>
                <w:szCs w:val="24"/>
              </w:rPr>
              <w:fldChar w:fldCharType="begin"/>
            </w:r>
            <w:r>
              <w:rPr>
                <w:b/>
                <w:bCs/>
                <w:sz w:val="24"/>
                <w:szCs w:val="24"/>
              </w:rPr>
              <w:instrText xml:space="preserve"> CITATION Gomez2021 \l 9226 </w:instrText>
            </w:r>
            <w:r>
              <w:rPr>
                <w:b/>
                <w:bCs/>
                <w:sz w:val="24"/>
                <w:szCs w:val="24"/>
              </w:rPr>
              <w:fldChar w:fldCharType="separate"/>
            </w:r>
            <w:r>
              <w:rPr>
                <w:b/>
                <w:bCs/>
                <w:sz w:val="24"/>
                <w:szCs w:val="24"/>
              </w:rPr>
              <w:t>(Gómez y Silva, 2021)</w:t>
            </w:r>
            <w:r>
              <w:rPr>
                <w:b/>
                <w:bCs/>
                <w:sz w:val="24"/>
                <w:szCs w:val="24"/>
              </w:rPr>
              <w:fldChar w:fldCharType="end"/>
            </w:r>
            <w:r w:rsidRPr="00570DCF">
              <w:rPr>
                <w:b/>
                <w:bCs/>
                <w:sz w:val="24"/>
                <w:szCs w:val="24"/>
              </w:rPr>
              <w:t>.</w:t>
            </w:r>
            <w:r w:rsidRPr="00570DCF">
              <w:rPr>
                <w:sz w:val="24"/>
                <w:szCs w:val="24"/>
              </w:rPr>
              <w:t xml:space="preserve"> Las principales causas de este problema incluyen la falta de automatización en el control de acceso y la dificultad para mantener una comunicación efectiva entre entrenadores y estudiantes. La ausencia de un sistema integrado dificulta una gestión eficiente de los horarios y limita el seguimiento en tiempo real del número de personas en el gimnasio. </w:t>
            </w:r>
            <w:r w:rsidRPr="00570DCF">
              <w:rPr>
                <w:b/>
                <w:bCs/>
                <w:sz w:val="24"/>
                <w:szCs w:val="24"/>
              </w:rPr>
              <w:t xml:space="preserve">En este sentido, Ramírez et al. </w:t>
            </w:r>
            <w:r>
              <w:rPr>
                <w:b/>
                <w:bCs/>
                <w:sz w:val="24"/>
                <w:szCs w:val="24"/>
              </w:rPr>
              <w:fldChar w:fldCharType="begin"/>
            </w:r>
            <w:r>
              <w:rPr>
                <w:b/>
                <w:bCs/>
                <w:sz w:val="24"/>
                <w:szCs w:val="24"/>
              </w:rPr>
              <w:instrText xml:space="preserve"> CITATION RamirezC2022 \n \l 9226 </w:instrText>
            </w:r>
            <w:r>
              <w:rPr>
                <w:b/>
                <w:bCs/>
                <w:sz w:val="24"/>
                <w:szCs w:val="24"/>
              </w:rPr>
              <w:fldChar w:fldCharType="separate"/>
            </w:r>
            <w:r>
              <w:rPr>
                <w:b/>
                <w:bCs/>
                <w:sz w:val="24"/>
                <w:szCs w:val="24"/>
              </w:rPr>
              <w:t>(2022)</w:t>
            </w:r>
            <w:r>
              <w:rPr>
                <w:b/>
                <w:bCs/>
                <w:sz w:val="24"/>
                <w:szCs w:val="24"/>
              </w:rPr>
              <w:fldChar w:fldCharType="end"/>
            </w:r>
            <w:r w:rsidRPr="00570DCF">
              <w:rPr>
                <w:b/>
                <w:bCs/>
                <w:sz w:val="24"/>
                <w:szCs w:val="24"/>
              </w:rPr>
              <w:t xml:space="preserve"> afirman que carecer de un control de aforo automatizado impide la optimización de los espacios deportivos e incrementa los riesgos de seguridad al no tener certeza de la cantidad exacta de ocupantes.</w:t>
            </w:r>
            <w:r w:rsidRPr="00570DCF">
              <w:rPr>
                <w:sz w:val="24"/>
                <w:szCs w:val="24"/>
              </w:rPr>
              <w:t xml:space="preserve"> Además, la falta de notificaciones personalizadas para los estudiantes y entrenadores contribuye a una menor coordinación y satisfacción. La pregunta fundamental que subyace a esta problemática es: ¿De qué manera una aplicación móvil podría mejorar la eficiencia y la experiencia del usuario optimizando el control de ingreso, la gestión de horarios y la comunicación en el gimnasio de las UTS?</w:t>
            </w:r>
          </w:p>
          <w:p w14:paraId="34A1CAFD" w14:textId="77777777" w:rsidR="009D6344" w:rsidRPr="00570DCF" w:rsidRDefault="009D6344">
            <w:pPr>
              <w:pBdr>
                <w:top w:val="nil"/>
                <w:left w:val="nil"/>
                <w:bottom w:val="nil"/>
                <w:right w:val="nil"/>
                <w:between w:val="nil"/>
              </w:pBdr>
              <w:spacing w:line="360" w:lineRule="auto"/>
              <w:jc w:val="left"/>
              <w:rPr>
                <w:sz w:val="24"/>
                <w:szCs w:val="24"/>
              </w:rPr>
            </w:pPr>
          </w:p>
          <w:p w14:paraId="3DF52573" w14:textId="77777777" w:rsidR="009D6344" w:rsidRPr="00570DCF" w:rsidRDefault="009D6344">
            <w:pPr>
              <w:pBdr>
                <w:top w:val="nil"/>
                <w:left w:val="nil"/>
                <w:bottom w:val="nil"/>
                <w:right w:val="nil"/>
                <w:between w:val="nil"/>
              </w:pBdr>
              <w:spacing w:line="360" w:lineRule="auto"/>
              <w:jc w:val="left"/>
              <w:rPr>
                <w:sz w:val="24"/>
                <w:szCs w:val="24"/>
              </w:rPr>
            </w:pPr>
          </w:p>
          <w:p w14:paraId="00AA88F1"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Justificación</w:t>
            </w:r>
            <w:r w:rsidRPr="00570DCF">
              <w:rPr>
                <w:sz w:val="24"/>
                <w:szCs w:val="24"/>
              </w:rPr>
              <w:t xml:space="preserve"> </w:t>
            </w:r>
          </w:p>
          <w:p w14:paraId="29544910"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2183B78B" w14:textId="77777777" w:rsidR="009D6344" w:rsidRPr="00570DCF" w:rsidRDefault="0049373C">
            <w:pPr>
              <w:pBdr>
                <w:top w:val="nil"/>
                <w:left w:val="nil"/>
                <w:bottom w:val="nil"/>
                <w:right w:val="nil"/>
                <w:between w:val="nil"/>
              </w:pBdr>
              <w:spacing w:line="360" w:lineRule="auto"/>
              <w:rPr>
                <w:sz w:val="24"/>
                <w:szCs w:val="24"/>
              </w:rPr>
            </w:pPr>
            <w:r w:rsidRPr="00570DCF">
              <w:rPr>
                <w:sz w:val="24"/>
                <w:szCs w:val="24"/>
              </w:rPr>
              <w:t xml:space="preserve">La propuesta de desarrollar </w:t>
            </w:r>
            <w:r w:rsidRPr="00570DCF">
              <w:rPr>
                <w:b/>
                <w:bCs/>
                <w:sz w:val="24"/>
                <w:szCs w:val="24"/>
              </w:rPr>
              <w:t xml:space="preserve">UTS </w:t>
            </w:r>
            <w:proofErr w:type="spellStart"/>
            <w:r w:rsidRPr="00570DCF">
              <w:rPr>
                <w:b/>
                <w:bCs/>
                <w:sz w:val="24"/>
                <w:szCs w:val="24"/>
              </w:rPr>
              <w:t>PowerZone</w:t>
            </w:r>
            <w:proofErr w:type="spellEnd"/>
            <w:r w:rsidRPr="00570DCF">
              <w:rPr>
                <w:sz w:val="24"/>
                <w:szCs w:val="24"/>
              </w:rPr>
              <w:t>, un prototipo funcional de aplicación móvil para el gimnasio de las Unidades Tecnológicas de Santander (UTS), surge como respuesta a las dificultades actuales en la gestión de horarios, control de asistencia y comunicación con los estudiantes.</w:t>
            </w:r>
          </w:p>
          <w:p w14:paraId="55250E79" w14:textId="77777777" w:rsidR="009D6344" w:rsidRPr="00570DCF" w:rsidRDefault="0049373C">
            <w:pPr>
              <w:pBdr>
                <w:top w:val="nil"/>
                <w:left w:val="nil"/>
                <w:bottom w:val="nil"/>
                <w:right w:val="nil"/>
                <w:between w:val="nil"/>
              </w:pBdr>
              <w:spacing w:line="360" w:lineRule="auto"/>
              <w:rPr>
                <w:sz w:val="24"/>
                <w:szCs w:val="24"/>
              </w:rPr>
            </w:pPr>
            <w:r w:rsidRPr="00570DCF">
              <w:rPr>
                <w:sz w:val="24"/>
                <w:szCs w:val="24"/>
              </w:rPr>
              <w:t xml:space="preserve">El prototipo permitirá centralizar funciones como la </w:t>
            </w:r>
            <w:r w:rsidRPr="00570DCF">
              <w:rPr>
                <w:b/>
                <w:bCs/>
                <w:sz w:val="24"/>
                <w:szCs w:val="24"/>
              </w:rPr>
              <w:t>reserva de horarios, registro de asistencia mediante código QR y ubicación, consulta de rutinas, seguimiento básico del progreso físico y recepción de comunicados y notificaciones</w:t>
            </w:r>
            <w:r w:rsidRPr="00570DCF">
              <w:rPr>
                <w:sz w:val="24"/>
                <w:szCs w:val="24"/>
              </w:rPr>
              <w:t>.</w:t>
            </w:r>
          </w:p>
          <w:p w14:paraId="09A91848" w14:textId="77777777" w:rsidR="009D6344" w:rsidRPr="00570DCF" w:rsidRDefault="0049373C">
            <w:pPr>
              <w:pBdr>
                <w:top w:val="nil"/>
                <w:left w:val="nil"/>
                <w:bottom w:val="nil"/>
                <w:right w:val="nil"/>
                <w:between w:val="nil"/>
              </w:pBdr>
              <w:spacing w:line="360" w:lineRule="auto"/>
              <w:rPr>
                <w:sz w:val="24"/>
                <w:szCs w:val="24"/>
              </w:rPr>
            </w:pPr>
            <w:r w:rsidRPr="00570DCF">
              <w:rPr>
                <w:sz w:val="24"/>
                <w:szCs w:val="24"/>
              </w:rPr>
              <w:t xml:space="preserve">Desde el ámbito académico, el proyecto permitirá aplicar conocimientos de </w:t>
            </w:r>
            <w:r w:rsidRPr="00570DCF">
              <w:rPr>
                <w:b/>
                <w:bCs/>
                <w:sz w:val="24"/>
                <w:szCs w:val="24"/>
              </w:rPr>
              <w:t>desarrollo móvil, bases de datos, autenticación, geolocalización, lectura de códigos QR y diseño de interfaces</w:t>
            </w:r>
            <w:r w:rsidRPr="00570DCF">
              <w:rPr>
                <w:sz w:val="24"/>
                <w:szCs w:val="24"/>
              </w:rPr>
              <w:t>, además de evaluar la usabilidad y viabilidad técnica de la propuesta.</w:t>
            </w:r>
          </w:p>
          <w:p w14:paraId="3715358F" w14:textId="77777777" w:rsidR="009D6344" w:rsidRPr="00570DCF" w:rsidRDefault="0049373C">
            <w:pPr>
              <w:pBdr>
                <w:top w:val="nil"/>
                <w:left w:val="nil"/>
                <w:bottom w:val="nil"/>
                <w:right w:val="nil"/>
                <w:between w:val="nil"/>
              </w:pBdr>
              <w:spacing w:line="360" w:lineRule="auto"/>
              <w:rPr>
                <w:sz w:val="24"/>
                <w:szCs w:val="24"/>
              </w:rPr>
            </w:pPr>
            <w:r w:rsidRPr="00570DCF">
              <w:rPr>
                <w:sz w:val="24"/>
                <w:szCs w:val="24"/>
              </w:rPr>
              <w:lastRenderedPageBreak/>
              <w:t xml:space="preserve">UTS </w:t>
            </w:r>
            <w:proofErr w:type="spellStart"/>
            <w:r w:rsidRPr="00570DCF">
              <w:rPr>
                <w:sz w:val="24"/>
                <w:szCs w:val="24"/>
              </w:rPr>
              <w:t>PowerZone</w:t>
            </w:r>
            <w:proofErr w:type="spellEnd"/>
            <w:r w:rsidRPr="00570DCF">
              <w:rPr>
                <w:sz w:val="24"/>
                <w:szCs w:val="24"/>
              </w:rPr>
              <w:t xml:space="preserve"> se plantea como un </w:t>
            </w:r>
            <w:r w:rsidRPr="00570DCF">
              <w:rPr>
                <w:b/>
                <w:bCs/>
                <w:sz w:val="24"/>
                <w:szCs w:val="24"/>
              </w:rPr>
              <w:t>prototipo de alcance académico</w:t>
            </w:r>
            <w:r w:rsidRPr="00570DCF">
              <w:rPr>
                <w:sz w:val="24"/>
                <w:szCs w:val="24"/>
              </w:rPr>
              <w:t>, orientado a demostrar una posible solución al problema identificado y establecer una base para una futura implementación institucional.</w:t>
            </w:r>
          </w:p>
          <w:p w14:paraId="43B479A7" w14:textId="77777777" w:rsidR="009D6344" w:rsidRPr="00570DCF" w:rsidRDefault="009D6344">
            <w:pPr>
              <w:pBdr>
                <w:top w:val="nil"/>
                <w:left w:val="nil"/>
                <w:bottom w:val="nil"/>
                <w:right w:val="nil"/>
                <w:between w:val="nil"/>
              </w:pBdr>
              <w:spacing w:line="360" w:lineRule="auto"/>
              <w:rPr>
                <w:sz w:val="24"/>
                <w:szCs w:val="24"/>
              </w:rPr>
            </w:pPr>
          </w:p>
          <w:p w14:paraId="7DABD92D" w14:textId="77777777" w:rsidR="009D6344" w:rsidRPr="00570DCF" w:rsidRDefault="009D6344">
            <w:pPr>
              <w:pBdr>
                <w:top w:val="nil"/>
                <w:left w:val="nil"/>
                <w:bottom w:val="nil"/>
                <w:right w:val="nil"/>
                <w:between w:val="nil"/>
              </w:pBdr>
              <w:spacing w:line="360" w:lineRule="auto"/>
              <w:rPr>
                <w:sz w:val="24"/>
                <w:szCs w:val="24"/>
              </w:rPr>
            </w:pPr>
          </w:p>
          <w:p w14:paraId="44B78790"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Objetivo General</w:t>
            </w:r>
          </w:p>
          <w:p w14:paraId="4FD86EA9"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3D1A30F2" w14:textId="77777777" w:rsidR="009D6344" w:rsidRPr="00570DCF" w:rsidRDefault="00410D0E">
            <w:pPr>
              <w:pBdr>
                <w:top w:val="nil"/>
                <w:left w:val="nil"/>
                <w:bottom w:val="nil"/>
                <w:right w:val="nil"/>
                <w:between w:val="nil"/>
              </w:pBdr>
              <w:spacing w:line="360" w:lineRule="auto"/>
              <w:jc w:val="left"/>
              <w:rPr>
                <w:sz w:val="24"/>
                <w:szCs w:val="24"/>
              </w:rPr>
            </w:pPr>
            <w:r>
              <w:rPr>
                <w:sz w:val="24"/>
                <w:szCs w:val="24"/>
              </w:rPr>
              <w:t>Desarrollar un prototipo funcional de una aplicación móvil para el control de ingreso y la comunicación en el gimnasio de las Unidades Tecnológicas de Santander, mediante códigos QR dinámicos, geolocalización y notificaciones, orientado a la gestión eficiente del acceso y la atención de los estudiantes.</w:t>
            </w:r>
            <w:r>
              <w:rPr>
                <w:b/>
                <w:bCs/>
                <w:sz w:val="24"/>
                <w:szCs w:val="24"/>
              </w:rPr>
            </w:r>
            <w:r>
              <w:rPr>
                <w:sz w:val="24"/>
                <w:szCs w:val="24"/>
              </w:rPr>
            </w:r>
          </w:p>
          <w:p w14:paraId="30D48ECE" w14:textId="77777777" w:rsidR="00E63AE7" w:rsidRPr="00570DCF" w:rsidRDefault="00E63AE7">
            <w:pPr>
              <w:pBdr>
                <w:top w:val="nil"/>
                <w:left w:val="nil"/>
                <w:bottom w:val="nil"/>
                <w:right w:val="nil"/>
                <w:between w:val="nil"/>
              </w:pBdr>
              <w:spacing w:line="360" w:lineRule="auto"/>
              <w:jc w:val="left"/>
              <w:rPr>
                <w:sz w:val="24"/>
                <w:szCs w:val="24"/>
              </w:rPr>
            </w:pPr>
          </w:p>
          <w:p w14:paraId="657734F9"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Objetivos específicos</w:t>
            </w:r>
          </w:p>
          <w:p w14:paraId="293820E1" w14:textId="77777777" w:rsidR="00410D0E" w:rsidRPr="00570DCF" w:rsidRDefault="00410D0E" w:rsidP="00410D0E">
            <w:pPr>
              <w:spacing w:before="100" w:beforeAutospacing="1" w:after="100" w:afterAutospacing="1"/>
              <w:ind w:left="360"/>
              <w:jc w:val="left"/>
              <w:rPr>
                <w:sz w:val="24"/>
                <w:szCs w:val="24"/>
                <w:lang w:val="es-CO" w:eastAsia="en-US"/>
              </w:rPr>
            </w:pPr>
            <w:r>
              <w:rPr>
                <w:b/>
                <w:bCs/>
                <w:sz w:val="24"/>
                <w:szCs w:val="24"/>
                <w:lang w:val="es-CO" w:eastAsia="en-US"/>
              </w:rPr>
              <w:t>Determinar los requerimientos</w:t>
            </w:r>
            <w:r>
              <w:rPr>
                <w:sz w:val="24"/>
                <w:szCs w:val="24"/>
                <w:lang w:val="es-CO" w:eastAsia="en-US"/>
              </w:rPr>
              <w:t xml:space="preserve"> funcionales y no funcionales del prototipo móvil para el control de ingreso en el gimnasio de las Unidades Tecnológicas de Santander, mediante la recolección de información con los usuarios y su organización en una lista priorizada de requerimientos.</w:t>
            </w:r>
          </w:p>
          <w:p w14:paraId="69522B35" w14:textId="77777777" w:rsidR="00410D0E" w:rsidRPr="00570DCF" w:rsidRDefault="00410D0E" w:rsidP="00410D0E">
            <w:pPr>
              <w:spacing w:before="100" w:beforeAutospacing="1" w:after="100" w:afterAutospacing="1"/>
              <w:ind w:left="360"/>
              <w:jc w:val="left"/>
              <w:rPr>
                <w:sz w:val="24"/>
                <w:szCs w:val="24"/>
                <w:lang w:val="es-CO" w:eastAsia="en-US"/>
              </w:rPr>
            </w:pPr>
            <w:r>
              <w:rPr>
                <w:b/>
                <w:bCs/>
                <w:sz w:val="24"/>
                <w:szCs w:val="24"/>
                <w:lang w:val="es-CO" w:eastAsia="en-US"/>
              </w:rPr>
              <w:t>Diseñar la arquitectura del sistema, el modelo de datos y las interfaces de usuario de la aplicación, como base técnica y visual para los ciclos de desarrollo de la solución móvil.</w:t>
            </w:r>
            <w:r>
              <w:rPr>
                <w:sz w:val="24"/>
                <w:szCs w:val="24"/>
                <w:lang w:val="es-CO" w:eastAsia="en-US"/>
              </w:rPr>
            </w:r>
          </w:p>
          <w:p w14:paraId="1050776F" w14:textId="77777777" w:rsidR="00410D0E" w:rsidRPr="00570DCF" w:rsidRDefault="00410D0E" w:rsidP="00410D0E">
            <w:pPr>
              <w:spacing w:before="100" w:beforeAutospacing="1" w:after="100" w:afterAutospacing="1"/>
              <w:ind w:left="360"/>
              <w:jc w:val="left"/>
              <w:rPr>
                <w:sz w:val="24"/>
                <w:szCs w:val="24"/>
                <w:lang w:val="es-CO" w:eastAsia="en-US"/>
              </w:rPr>
            </w:pPr>
            <w:r>
              <w:rPr>
                <w:b/>
                <w:bCs/>
                <w:sz w:val="24"/>
                <w:szCs w:val="24"/>
                <w:lang w:val="es-CO" w:eastAsia="en-US"/>
              </w:rPr>
              <w:t>Construir los módulos de la aplicación correspondientes a la autenticación, el control de aforo mediante códigos QR dinámicos, el panel de entrenadores y las notificaciones, mediante ciclos cortos de desarrollo con Flutter y servicios de bases de datos en la nube.</w:t>
            </w:r>
            <w:r>
              <w:rPr>
                <w:sz w:val="24"/>
                <w:szCs w:val="24"/>
                <w:lang w:val="es-CO" w:eastAsia="en-US"/>
              </w:rPr>
            </w:r>
          </w:p>
          <w:p w14:paraId="7A02955E" w14:textId="77777777" w:rsidR="00410D0E" w:rsidRPr="00570DCF" w:rsidRDefault="00410D0E" w:rsidP="00410D0E">
            <w:pPr>
              <w:spacing w:before="100" w:beforeAutospacing="1" w:after="100" w:afterAutospacing="1"/>
              <w:ind w:left="360"/>
              <w:jc w:val="left"/>
              <w:rPr>
                <w:sz w:val="24"/>
                <w:szCs w:val="24"/>
                <w:lang w:val="es-CO" w:eastAsia="en-US"/>
              </w:rPr>
            </w:pPr>
            <w:r>
              <w:rPr>
                <w:b/>
                <w:bCs/>
                <w:sz w:val="24"/>
                <w:szCs w:val="24"/>
                <w:lang w:val="es-CO" w:eastAsia="en-US"/>
              </w:rPr>
              <w:t>Validar el funcionamiento del prototipo mediante pruebas de funcionamiento y la evaluación de sus características en un entorno controlado con una muestra de estudiantes y entrenadores.</w:t>
            </w:r>
            <w:r>
              <w:rPr>
                <w:sz w:val="24"/>
                <w:szCs w:val="24"/>
                <w:lang w:val="es-CO" w:eastAsia="en-US"/>
              </w:rPr>
            </w:r>
          </w:p>
          <w:p w14:paraId="50293241" w14:textId="77777777" w:rsidR="00C433CA" w:rsidRDefault="00C433CA">
            <w:pPr>
              <w:pBdr>
                <w:top w:val="nil"/>
                <w:left w:val="nil"/>
                <w:bottom w:val="nil"/>
                <w:right w:val="nil"/>
                <w:between w:val="nil"/>
              </w:pBdr>
              <w:spacing w:line="360" w:lineRule="auto"/>
              <w:jc w:val="left"/>
              <w:rPr>
                <w:b/>
                <w:bCs/>
                <w:sz w:val="24"/>
                <w:szCs w:val="24"/>
              </w:rPr>
            </w:pPr>
          </w:p>
          <w:p w14:paraId="5779D23C" w14:textId="77777777" w:rsidR="00C433CA" w:rsidRDefault="00C433CA">
            <w:pPr>
              <w:pBdr>
                <w:top w:val="nil"/>
                <w:left w:val="nil"/>
                <w:bottom w:val="nil"/>
                <w:right w:val="nil"/>
                <w:between w:val="nil"/>
              </w:pBdr>
              <w:spacing w:line="360" w:lineRule="auto"/>
              <w:jc w:val="left"/>
              <w:rPr>
                <w:b/>
                <w:bCs/>
                <w:sz w:val="24"/>
                <w:szCs w:val="24"/>
              </w:rPr>
            </w:pPr>
          </w:p>
          <w:p w14:paraId="778333D7" w14:textId="77777777" w:rsidR="00C433CA" w:rsidRDefault="00C433CA">
            <w:pPr>
              <w:pBdr>
                <w:top w:val="nil"/>
                <w:left w:val="nil"/>
                <w:bottom w:val="nil"/>
                <w:right w:val="nil"/>
                <w:between w:val="nil"/>
              </w:pBdr>
              <w:spacing w:line="360" w:lineRule="auto"/>
              <w:jc w:val="left"/>
              <w:rPr>
                <w:b/>
                <w:bCs/>
                <w:sz w:val="24"/>
                <w:szCs w:val="24"/>
              </w:rPr>
            </w:pPr>
          </w:p>
          <w:p w14:paraId="7F68BC75"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 xml:space="preserve">Estado del arte </w:t>
            </w:r>
          </w:p>
          <w:p w14:paraId="7012D05C"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CD03D01"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El uso de aplicaciones móviles en el ámbito del fitness y la gestión de gimnasios ha crecido de manera significativa en la última década. Según un estudio realizado por González y Martínez </w:t>
            </w:r>
            <w:r>
              <w:rPr>
                <w:sz w:val="24"/>
                <w:szCs w:val="24"/>
              </w:rPr>
              <w:fldChar w:fldCharType="begin"/>
            </w:r>
            <w:r>
              <w:rPr>
                <w:sz w:val="24"/>
                <w:szCs w:val="24"/>
              </w:rPr>
              <w:instrText xml:space="preserve"> CITATION Gonzalez2022 \n \l 9226 </w:instrText>
            </w:r>
            <w:r>
              <w:rPr>
                <w:sz w:val="24"/>
                <w:szCs w:val="24"/>
              </w:rPr>
              <w:fldChar w:fldCharType="separate"/>
            </w:r>
            <w:r>
              <w:rPr>
                <w:sz w:val="24"/>
                <w:szCs w:val="24"/>
              </w:rPr>
              <w:t>(2022)</w:t>
            </w:r>
            <w:r>
              <w:rPr>
                <w:sz w:val="24"/>
                <w:szCs w:val="24"/>
              </w:rPr>
              <w:fldChar w:fldCharType="end"/>
            </w:r>
            <w:r w:rsidRPr="00570DCF">
              <w:rPr>
                <w:sz w:val="24"/>
                <w:szCs w:val="24"/>
              </w:rPr>
              <w:t>, las aplicaciones móviles no solo permiten a los usuarios gestionar sus rutinas de ejercicio, sino que también facilitan la monitorización del rendimiento y el acceso a servicios personalizados. Estas aplicaciones ofrecen funciones que van desde la creación de programas de entrenamiento hasta el seguimiento de la nutrición, lo que contribuye a una experiencia integral para el usuario.</w:t>
            </w:r>
          </w:p>
          <w:p w14:paraId="7BC11245"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38E6E923"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La implementación de códigos QR dinámicos ha sido una solución innovadora para el control de acceso en diversas industrias, incluida la deportiva. Según Zhang et al. (2020), los códigos QR dinámicos permiten una gestión más segura y flexible del acceso, ya que pueden ser actualizados en tiempo real para restringir el acceso a determinadas áreas y momentos, mejorando así la seguridad en las instalaciones deportivas. Los autores destacan que esta tecnología puede ayudar a prevenir fraudes y a gestionar mejor la capacidad de los recintos.</w:t>
            </w:r>
          </w:p>
          <w:p w14:paraId="0D8AB82A"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DC7CB9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Además, la implementación de sistemas que integran redes sociales y elementos de gamificación ha demostrado ser efectiva para aumentar la motivación y el compromiso de los usuarios. En un estudio llevado a cabo por Morales y Torres </w:t>
            </w:r>
            <w:r>
              <w:rPr>
                <w:sz w:val="24"/>
                <w:szCs w:val="24"/>
              </w:rPr>
              <w:fldChar w:fldCharType="begin"/>
            </w:r>
            <w:r>
              <w:rPr>
                <w:sz w:val="24"/>
                <w:szCs w:val="24"/>
              </w:rPr>
              <w:instrText xml:space="preserve"> CITATION Morales2023 \n \l 9226 </w:instrText>
            </w:r>
            <w:r>
              <w:rPr>
                <w:sz w:val="24"/>
                <w:szCs w:val="24"/>
              </w:rPr>
              <w:fldChar w:fldCharType="separate"/>
            </w:r>
            <w:r>
              <w:rPr>
                <w:sz w:val="24"/>
                <w:szCs w:val="24"/>
              </w:rPr>
              <w:t>(2023)</w:t>
            </w:r>
            <w:r>
              <w:rPr>
                <w:sz w:val="24"/>
                <w:szCs w:val="24"/>
              </w:rPr>
              <w:fldChar w:fldCharType="end"/>
            </w:r>
            <w:r w:rsidRPr="00570DCF">
              <w:rPr>
                <w:sz w:val="24"/>
                <w:szCs w:val="24"/>
              </w:rPr>
              <w:t>, se desarrolló una aplicación que combina entrenamiento físico con una plataforma de redes sociales, donde los usuarios pueden compartir sus logros y participar en desafíos. Los resultados mostraron un aumento significativo en la adherencia al ejercicio y en la satisfacción general del usuario, evidenciando que la interacción social puede ser un factor clave para el éxito en programas de fitness.</w:t>
            </w:r>
          </w:p>
          <w:p w14:paraId="14D96F3E"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48D50C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 xml:space="preserve">Por último, el uso de tecnologías de geolocalización en aplicaciones de gestión de gimnasios ha abierto nuevas posibilidades para la personalización de la experiencia del usuario. Según López y Fernández </w:t>
            </w:r>
            <w:r>
              <w:rPr>
                <w:sz w:val="24"/>
                <w:szCs w:val="24"/>
              </w:rPr>
              <w:fldChar w:fldCharType="begin"/>
            </w:r>
            <w:r>
              <w:rPr>
                <w:sz w:val="24"/>
                <w:szCs w:val="24"/>
              </w:rPr>
              <w:instrText xml:space="preserve"> CITATION Lopez2023 \n \l 9226 </w:instrText>
            </w:r>
            <w:r>
              <w:rPr>
                <w:sz w:val="24"/>
                <w:szCs w:val="24"/>
              </w:rPr>
              <w:fldChar w:fldCharType="separate"/>
            </w:r>
            <w:r>
              <w:rPr>
                <w:sz w:val="24"/>
                <w:szCs w:val="24"/>
              </w:rPr>
              <w:t>(2023)</w:t>
            </w:r>
            <w:r>
              <w:rPr>
                <w:sz w:val="24"/>
                <w:szCs w:val="24"/>
              </w:rPr>
              <w:fldChar w:fldCharType="end"/>
            </w:r>
            <w:r w:rsidRPr="00570DCF">
              <w:rPr>
                <w:sz w:val="24"/>
                <w:szCs w:val="24"/>
              </w:rPr>
              <w:t>, estas tecnologías permiten a los gimnasios ofrecer servicios basados en la ubicación, como notificaciones sobre clases disponibles o promociones especiales, lo que mejora la interacción y fidelización del cliente.</w:t>
            </w:r>
          </w:p>
          <w:p w14:paraId="6C609F0F"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51C2E847"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En conclusión, la combinación de aplicaciones móviles, códigos QR, elementos sociales y tecnologías de geolocalización representa una tendencia creciente en la gestión de gimnasios. Estos avances tecnológicos no solo mejoran la experiencia del usuario, sino que también optimizan la operación de las instalaciones, permitiendo una gestión más efectiva y segura.</w:t>
            </w:r>
          </w:p>
          <w:p w14:paraId="3D55BFF0"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DB1335B" w14:textId="77777777" w:rsidR="009D6344" w:rsidRPr="00570DCF" w:rsidRDefault="0049373C">
            <w:pPr>
              <w:pBdr>
                <w:top w:val="nil"/>
                <w:left w:val="nil"/>
                <w:bottom w:val="nil"/>
                <w:right w:val="nil"/>
                <w:between w:val="nil"/>
              </w:pBdr>
              <w:spacing w:line="360" w:lineRule="auto"/>
              <w:jc w:val="left"/>
              <w:rPr>
                <w:sz w:val="24"/>
                <w:szCs w:val="24"/>
                <w:lang w:val="es-CO"/>
              </w:rPr>
            </w:pPr>
            <w:r w:rsidRPr="00570DCF">
              <w:rPr>
                <w:b/>
                <w:bCs/>
                <w:sz w:val="24"/>
                <w:szCs w:val="24"/>
                <w:lang w:val="es-CO"/>
              </w:rPr>
              <w:t>Fundamento Teórico</w:t>
            </w:r>
          </w:p>
          <w:p w14:paraId="320BE361" w14:textId="77777777" w:rsidR="009D6344" w:rsidRPr="00570DCF" w:rsidRDefault="009D6344">
            <w:pPr>
              <w:pBdr>
                <w:top w:val="nil"/>
                <w:left w:val="nil"/>
                <w:bottom w:val="nil"/>
                <w:right w:val="nil"/>
                <w:between w:val="nil"/>
              </w:pBdr>
              <w:spacing w:line="360" w:lineRule="auto"/>
              <w:ind w:firstLine="720"/>
              <w:jc w:val="left"/>
              <w:rPr>
                <w:sz w:val="24"/>
                <w:szCs w:val="24"/>
                <w:lang w:val="es-CO"/>
              </w:rPr>
            </w:pPr>
          </w:p>
          <w:p w14:paraId="0D1ED85B" w14:textId="77777777" w:rsidR="009D6344" w:rsidRPr="00570DCF" w:rsidRDefault="0049373C">
            <w:pPr>
              <w:pBdr>
                <w:top w:val="nil"/>
                <w:left w:val="nil"/>
                <w:bottom w:val="nil"/>
                <w:right w:val="nil"/>
                <w:between w:val="nil"/>
              </w:pBdr>
              <w:spacing w:line="360" w:lineRule="auto"/>
              <w:jc w:val="left"/>
              <w:rPr>
                <w:sz w:val="24"/>
                <w:szCs w:val="24"/>
                <w:lang w:val="es-CO"/>
              </w:rPr>
            </w:pPr>
            <w:r w:rsidRPr="00570DCF">
              <w:rPr>
                <w:b/>
                <w:bCs/>
                <w:sz w:val="24"/>
                <w:szCs w:val="24"/>
                <w:lang w:val="es-CO"/>
              </w:rPr>
              <w:t>MARCO REFERENCIAL</w:t>
            </w:r>
          </w:p>
          <w:p w14:paraId="735EE5E9" w14:textId="77777777" w:rsidR="009D6344" w:rsidRPr="00570DCF" w:rsidRDefault="009D6344">
            <w:pPr>
              <w:pBdr>
                <w:top w:val="nil"/>
                <w:left w:val="nil"/>
                <w:bottom w:val="nil"/>
                <w:right w:val="nil"/>
                <w:between w:val="nil"/>
              </w:pBdr>
              <w:spacing w:line="360" w:lineRule="auto"/>
              <w:ind w:firstLine="720"/>
              <w:jc w:val="left"/>
              <w:rPr>
                <w:sz w:val="24"/>
                <w:szCs w:val="24"/>
                <w:lang w:val="es-CO"/>
              </w:rPr>
            </w:pPr>
          </w:p>
          <w:p w14:paraId="1AA7071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Estudios Previos:</w:t>
            </w:r>
          </w:p>
          <w:p w14:paraId="14C7E97B"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5454CB4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Aplicaciones de Gestión de Gimnasios: Existen diversas aplicaciones en el mercado que gestionan el acceso y uso de gimnasios, como </w:t>
            </w:r>
            <w:proofErr w:type="spellStart"/>
            <w:r w:rsidRPr="00570DCF">
              <w:rPr>
                <w:sz w:val="24"/>
                <w:szCs w:val="24"/>
              </w:rPr>
              <w:t>GymMaster</w:t>
            </w:r>
            <w:proofErr w:type="spellEnd"/>
            <w:r w:rsidRPr="00570DCF">
              <w:rPr>
                <w:sz w:val="24"/>
                <w:szCs w:val="24"/>
              </w:rPr>
              <w:t xml:space="preserve"> y </w:t>
            </w:r>
            <w:proofErr w:type="spellStart"/>
            <w:r w:rsidRPr="00570DCF">
              <w:rPr>
                <w:sz w:val="24"/>
                <w:szCs w:val="24"/>
              </w:rPr>
              <w:t>Mindbody</w:t>
            </w:r>
            <w:proofErr w:type="spellEnd"/>
            <w:r w:rsidRPr="00570DCF">
              <w:rPr>
                <w:sz w:val="24"/>
                <w:szCs w:val="24"/>
              </w:rPr>
              <w:t>. Estas aplicaciones han demostrado ser efectivas en la mejora de la organización y control de acceso, proporcionando una referencia valiosa para el desarrollo de “UTS POWER ZONE”.</w:t>
            </w:r>
          </w:p>
          <w:p w14:paraId="54075A7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Sistemas de Control de Acceso: Los sistemas de control de acceso basados en códigos QR y otras tecnologías de identificación han sido ampliamente utilizados en diversas industrias, incluyendo la educación y el entretenimiento. Estos sistemas han demostrado ser seguros y eficientes, lo que respalda su implementación en el gimnasio de la UTS.</w:t>
            </w:r>
          </w:p>
          <w:p w14:paraId="3925F10D" w14:textId="77777777" w:rsidR="00907E2C" w:rsidRDefault="00907E2C">
            <w:pPr>
              <w:pBdr>
                <w:top w:val="nil"/>
                <w:left w:val="nil"/>
                <w:bottom w:val="nil"/>
                <w:right w:val="nil"/>
                <w:between w:val="nil"/>
              </w:pBdr>
              <w:spacing w:line="360" w:lineRule="auto"/>
              <w:ind w:firstLine="720"/>
              <w:jc w:val="left"/>
              <w:rPr>
                <w:b/>
                <w:bCs/>
                <w:sz w:val="24"/>
                <w:szCs w:val="24"/>
              </w:rPr>
            </w:pPr>
          </w:p>
          <w:p w14:paraId="7F9D628D" w14:textId="77777777" w:rsidR="00570DCF" w:rsidRDefault="00570DCF">
            <w:pPr>
              <w:pBdr>
                <w:top w:val="nil"/>
                <w:left w:val="nil"/>
                <w:bottom w:val="nil"/>
                <w:right w:val="nil"/>
                <w:between w:val="nil"/>
              </w:pBdr>
              <w:spacing w:line="360" w:lineRule="auto"/>
              <w:ind w:firstLine="720"/>
              <w:jc w:val="left"/>
              <w:rPr>
                <w:b/>
                <w:bCs/>
                <w:sz w:val="24"/>
                <w:szCs w:val="24"/>
              </w:rPr>
            </w:pPr>
          </w:p>
          <w:p w14:paraId="53DAAB77" w14:textId="77777777" w:rsidR="00570DCF" w:rsidRPr="00570DCF" w:rsidRDefault="00570DCF">
            <w:pPr>
              <w:pBdr>
                <w:top w:val="nil"/>
                <w:left w:val="nil"/>
                <w:bottom w:val="nil"/>
                <w:right w:val="nil"/>
                <w:between w:val="nil"/>
              </w:pBdr>
              <w:spacing w:line="360" w:lineRule="auto"/>
              <w:ind w:firstLine="720"/>
              <w:jc w:val="left"/>
              <w:rPr>
                <w:b/>
                <w:bCs/>
                <w:sz w:val="24"/>
                <w:szCs w:val="24"/>
              </w:rPr>
            </w:pPr>
          </w:p>
          <w:p w14:paraId="06F0D1F8" w14:textId="77777777" w:rsidR="009D6344" w:rsidRPr="00570DCF" w:rsidRDefault="009D6344">
            <w:pPr>
              <w:pBdr>
                <w:top w:val="nil"/>
                <w:left w:val="nil"/>
                <w:bottom w:val="nil"/>
                <w:right w:val="nil"/>
                <w:between w:val="nil"/>
              </w:pBdr>
              <w:spacing w:line="360" w:lineRule="auto"/>
              <w:jc w:val="left"/>
              <w:rPr>
                <w:b/>
                <w:bCs/>
                <w:sz w:val="24"/>
                <w:szCs w:val="24"/>
              </w:rPr>
            </w:pPr>
          </w:p>
          <w:p w14:paraId="5FB3D37C"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 xml:space="preserve">MARCO TECNICO </w:t>
            </w:r>
          </w:p>
          <w:p w14:paraId="10C52553"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6359C7E"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Desarrollo de Aplicaciones Móviles: El uso de </w:t>
            </w:r>
            <w:proofErr w:type="spellStart"/>
            <w:r w:rsidRPr="00570DCF">
              <w:rPr>
                <w:sz w:val="24"/>
                <w:szCs w:val="24"/>
              </w:rPr>
              <w:t>frameworks</w:t>
            </w:r>
            <w:proofErr w:type="spellEnd"/>
            <w:r w:rsidRPr="00570DCF">
              <w:rPr>
                <w:sz w:val="24"/>
                <w:szCs w:val="24"/>
              </w:rPr>
              <w:t xml:space="preserve"> como </w:t>
            </w:r>
            <w:proofErr w:type="spellStart"/>
            <w:r w:rsidRPr="00570DCF">
              <w:rPr>
                <w:b/>
                <w:bCs/>
                <w:sz w:val="24"/>
                <w:szCs w:val="24"/>
              </w:rPr>
              <w:t>Flutter</w:t>
            </w:r>
            <w:proofErr w:type="spellEnd"/>
            <w:r w:rsidRPr="00570DCF">
              <w:rPr>
                <w:sz w:val="24"/>
                <w:szCs w:val="24"/>
              </w:rPr>
              <w:t xml:space="preserve"> permitirá el desarrollo de una aplicación multiplataforma, accesible inicialmente para usuarios Android.</w:t>
            </w:r>
          </w:p>
          <w:p w14:paraId="01C18896"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8A18AE0"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Bases de Datos en la Nube: Servicios como </w:t>
            </w:r>
            <w:proofErr w:type="spellStart"/>
            <w:r w:rsidRPr="00570DCF">
              <w:rPr>
                <w:sz w:val="24"/>
                <w:szCs w:val="24"/>
              </w:rPr>
              <w:t>Supabase</w:t>
            </w:r>
            <w:proofErr w:type="spellEnd"/>
            <w:r w:rsidRPr="00570DCF">
              <w:rPr>
                <w:sz w:val="24"/>
                <w:szCs w:val="24"/>
              </w:rPr>
              <w:t xml:space="preserve"> proporcionan una solución escalable y segura para el almacenamiento y gestión de datos de usuarios.</w:t>
            </w:r>
          </w:p>
          <w:p w14:paraId="6859AFE8"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53BE43DA"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53DE39A"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MARCO CONCEPTUAL</w:t>
            </w:r>
          </w:p>
          <w:p w14:paraId="725169E0"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3857BBE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Sistemas de Información: Los sistemas de información son fundamentales para la gestión eficiente de datos y procesos en organizaciones. Un sistema de información bien diseñado puede mejorar la toma de decisiones, aumentar la eficiencia operativa y proporcionar una ventaja competitiva. En el contexto del gimnasio de la UTS, un sistema de información permitirá registrar y controlar el acceso de los usuarios, gestionar horarios y asegurar el cumplimiento de las normas establecidas.</w:t>
            </w:r>
          </w:p>
          <w:p w14:paraId="18D03468"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677490F"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Tecnología Móvil: La tecnología móvil ha transformado la forma en que las personas interactúan con los servicios y acceden a la información. Las aplicaciones móviles ofrecen una plataforma accesible y conveniente para la gestión de diversas actividades. La app “UTS POWER ZONE” aprovechará estas ventajas para proporcionar una solución eficiente y fácil de usar para el control del acceso al gimnasio.</w:t>
            </w:r>
          </w:p>
          <w:p w14:paraId="293A7EAC"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41A4521"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Administración de Instalaciones Deportivas: La administración de instalaciones deportivas implica la planificación, organización y control de los recursos y actividades dentro de una instalación deportiva. Un aspecto crucial es el control de acceso, que asegura que las instalaciones se utilicen de manera equitativa y segura. La app “UTS POWER ZONE” contribuirá a una mejor administración del gimnasio, optimizando el uso de los recursos y mejorando la experiencia de los usuarios.</w:t>
            </w:r>
          </w:p>
          <w:p w14:paraId="3EDAE91E"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6F2DED7A"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MARCO LEGAL</w:t>
            </w:r>
          </w:p>
          <w:p w14:paraId="4FFC4965"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C988D1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Políticas de Seguridad de Datos: La app debe cumplir con las normativas de protección de datos personales, como la Ley de Protección de Datos Personales en Colombia. Esto asegura que la información de los usuarios se maneje de manera segura y confidencial.</w:t>
            </w:r>
          </w:p>
          <w:p w14:paraId="2368BC2A"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4075BD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Normas de Uso del Gimnasio: La app debe alinearse con las normas y políticas establecidas por la UTS para el uso del gimnasio, asegurando que se respeten los límites de acceso y se mantenga un ambiente seguro y ordenado.</w:t>
            </w:r>
          </w:p>
          <w:p w14:paraId="295A427C"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6B5558F"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MARCO GEOGRÁFICO</w:t>
            </w:r>
          </w:p>
          <w:p w14:paraId="759FFF80"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619C651"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Las Unidades Tecnológicas de Santander</w:t>
            </w:r>
          </w:p>
          <w:p w14:paraId="75D9CBCB" w14:textId="77777777" w:rsidR="009D6344" w:rsidRPr="00570DCF" w:rsidRDefault="0049373C">
            <w:pPr>
              <w:pBdr>
                <w:top w:val="nil"/>
                <w:left w:val="nil"/>
                <w:bottom w:val="nil"/>
                <w:right w:val="nil"/>
                <w:between w:val="nil"/>
              </w:pBdr>
              <w:spacing w:line="360" w:lineRule="auto"/>
              <w:jc w:val="left"/>
              <w:rPr>
                <w:sz w:val="24"/>
                <w:szCs w:val="24"/>
                <w:highlight w:val="white"/>
              </w:rPr>
            </w:pPr>
            <w:r w:rsidRPr="00570DCF">
              <w:rPr>
                <w:sz w:val="24"/>
                <w:szCs w:val="24"/>
              </w:rPr>
              <w:t xml:space="preserve">El proyecto se desarrollará específicamente para las instalaciones y necesidades de Las Unidades Tecnológicas de Santander, ubicadas en </w:t>
            </w:r>
            <w:r w:rsidRPr="00570DCF">
              <w:rPr>
                <w:sz w:val="24"/>
                <w:szCs w:val="24"/>
                <w:highlight w:val="white"/>
              </w:rPr>
              <w:t>Av. Los Estudiantes #9-82, Bucaramanga, Santander</w:t>
            </w:r>
          </w:p>
          <w:p w14:paraId="3F6C17B1" w14:textId="77777777" w:rsidR="009D6344" w:rsidRPr="00570DCF" w:rsidRDefault="009D6344">
            <w:pPr>
              <w:pBdr>
                <w:top w:val="nil"/>
                <w:left w:val="nil"/>
                <w:bottom w:val="nil"/>
                <w:right w:val="nil"/>
                <w:between w:val="nil"/>
              </w:pBdr>
              <w:spacing w:line="360" w:lineRule="auto"/>
              <w:ind w:firstLine="720"/>
              <w:jc w:val="left"/>
              <w:rPr>
                <w:sz w:val="24"/>
                <w:szCs w:val="24"/>
                <w:highlight w:val="white"/>
              </w:rPr>
            </w:pPr>
          </w:p>
          <w:p w14:paraId="30D5BF56"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MARCO AMBIENTAL</w:t>
            </w:r>
          </w:p>
          <w:p w14:paraId="131A1E83"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6C113A04"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Impacto Ambiental</w:t>
            </w:r>
          </w:p>
          <w:p w14:paraId="6BEB8EA8"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6CCAFC1" w14:textId="77777777" w:rsidR="009D6344" w:rsidRPr="00570DCF" w:rsidRDefault="0049373C">
            <w:pPr>
              <w:pBdr>
                <w:top w:val="nil"/>
                <w:left w:val="nil"/>
                <w:bottom w:val="nil"/>
                <w:right w:val="nil"/>
                <w:between w:val="nil"/>
              </w:pBdr>
              <w:spacing w:line="360" w:lineRule="auto"/>
              <w:jc w:val="left"/>
              <w:rPr>
                <w:sz w:val="24"/>
                <w:szCs w:val="24"/>
                <w:highlight w:val="white"/>
              </w:rPr>
            </w:pPr>
            <w:r w:rsidRPr="00570DCF">
              <w:rPr>
                <w:sz w:val="24"/>
                <w:szCs w:val="24"/>
                <w:highlight w:val="white"/>
              </w:rPr>
              <w:t>Se evaluará el impacto ambiental de la implementación del sistema de ingreso al gimnasio por medio de la app “UTS POWER ZONE”, considerando el uso eficiente de recursos tecnológicos, y la optimización de la gestión de energía en los dispositivos utilizados. Aunque como no se espera un impacto ambiental considerable.</w:t>
            </w:r>
          </w:p>
          <w:p w14:paraId="357F482B" w14:textId="77777777" w:rsidR="009D6344" w:rsidRPr="00570DCF" w:rsidRDefault="009D6344">
            <w:pPr>
              <w:pBdr>
                <w:top w:val="nil"/>
                <w:left w:val="nil"/>
                <w:bottom w:val="nil"/>
                <w:right w:val="nil"/>
                <w:between w:val="nil"/>
              </w:pBdr>
              <w:spacing w:line="360" w:lineRule="auto"/>
              <w:ind w:firstLine="720"/>
              <w:jc w:val="left"/>
              <w:rPr>
                <w:sz w:val="24"/>
                <w:szCs w:val="24"/>
                <w:highlight w:val="white"/>
              </w:rPr>
            </w:pPr>
          </w:p>
          <w:p w14:paraId="6F007747"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Sostenibilidad Tecnológica</w:t>
            </w:r>
          </w:p>
          <w:p w14:paraId="7FECE0F1" w14:textId="77777777" w:rsidR="009D6344" w:rsidRPr="00570DCF" w:rsidRDefault="0049373C">
            <w:pPr>
              <w:pBdr>
                <w:top w:val="nil"/>
                <w:left w:val="nil"/>
                <w:bottom w:val="nil"/>
                <w:right w:val="nil"/>
                <w:between w:val="nil"/>
              </w:pBdr>
              <w:spacing w:line="360" w:lineRule="auto"/>
              <w:jc w:val="left"/>
              <w:rPr>
                <w:sz w:val="24"/>
                <w:szCs w:val="24"/>
                <w:highlight w:val="white"/>
              </w:rPr>
            </w:pPr>
            <w:r w:rsidRPr="00570DCF">
              <w:rPr>
                <w:sz w:val="24"/>
                <w:szCs w:val="24"/>
                <w:highlight w:val="white"/>
              </w:rPr>
              <w:t>Se buscará diseñar el sistema con prácticas de desarrollo sostenible, utilizando tecnologías de bajo consumo energético y evaluando el ciclo de vida de los dispositivos y componentes tecnológicos involucrados en el sistema.</w:t>
            </w:r>
          </w:p>
          <w:p w14:paraId="3D7E6B06"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35DC8731"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683B3D9D"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Resultados esperados</w:t>
            </w:r>
          </w:p>
          <w:p w14:paraId="43B78F92"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40B9E37"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Documento de requerimientos funcionales y no funcionales del prototipo</w:t>
            </w:r>
            <w:r w:rsidRPr="00570DCF">
              <w:rPr>
                <w:sz w:val="24"/>
                <w:szCs w:val="24"/>
              </w:rPr>
              <w:br/>
            </w:r>
          </w:p>
          <w:p w14:paraId="7CC19D70"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 xml:space="preserve">Diseño de arquitectura y modelo de datos de </w:t>
            </w:r>
            <w:r w:rsidRPr="00570DCF">
              <w:rPr>
                <w:b/>
                <w:bCs/>
                <w:sz w:val="24"/>
                <w:szCs w:val="24"/>
              </w:rPr>
              <w:t>UTS POWERZONE</w:t>
            </w:r>
            <w:r w:rsidRPr="00570DCF">
              <w:rPr>
                <w:b/>
                <w:bCs/>
                <w:sz w:val="24"/>
                <w:szCs w:val="24"/>
              </w:rPr>
              <w:br/>
            </w:r>
          </w:p>
          <w:p w14:paraId="2AC1BC76"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 xml:space="preserve">Prototipo funcional de aplicación móvil desarrollado con </w:t>
            </w:r>
            <w:proofErr w:type="spellStart"/>
            <w:r w:rsidRPr="00570DCF">
              <w:rPr>
                <w:sz w:val="24"/>
                <w:szCs w:val="24"/>
              </w:rPr>
              <w:t>Flutter</w:t>
            </w:r>
            <w:proofErr w:type="spellEnd"/>
            <w:r w:rsidRPr="00570DCF">
              <w:rPr>
                <w:sz w:val="24"/>
                <w:szCs w:val="24"/>
              </w:rPr>
              <w:br/>
            </w:r>
          </w:p>
          <w:p w14:paraId="6567CE8F"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Modelo de autenticación para el acceso de usuarios.</w:t>
            </w:r>
          </w:p>
          <w:p w14:paraId="5A6C4007"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5E144F5"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Modelo de horarios y reservas para la gestión de asistencia programada.</w:t>
            </w:r>
          </w:p>
          <w:p w14:paraId="2E1F1A83" w14:textId="77777777" w:rsidR="009D6344" w:rsidRPr="00570DCF" w:rsidRDefault="009D6344">
            <w:pPr>
              <w:pBdr>
                <w:top w:val="nil"/>
                <w:left w:val="nil"/>
                <w:bottom w:val="nil"/>
                <w:right w:val="nil"/>
                <w:between w:val="nil"/>
              </w:pBdr>
              <w:spacing w:line="360" w:lineRule="auto"/>
              <w:ind w:firstLine="720"/>
              <w:jc w:val="left"/>
              <w:rPr>
                <w:rFonts w:eastAsia="Times New Roman"/>
                <w:sz w:val="24"/>
                <w:szCs w:val="24"/>
              </w:rPr>
            </w:pPr>
          </w:p>
          <w:p w14:paraId="7A48CD35"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Modelo de registro de asistencia mediante código QR y validación de ubicación.</w:t>
            </w:r>
          </w:p>
          <w:p w14:paraId="55F55E3E" w14:textId="77777777" w:rsidR="009D6344" w:rsidRPr="00570DCF" w:rsidRDefault="009D6344">
            <w:pPr>
              <w:pBdr>
                <w:top w:val="nil"/>
                <w:left w:val="nil"/>
                <w:bottom w:val="nil"/>
                <w:right w:val="nil"/>
                <w:between w:val="nil"/>
              </w:pBdr>
              <w:spacing w:line="360" w:lineRule="auto"/>
              <w:ind w:firstLine="720"/>
              <w:jc w:val="left"/>
              <w:rPr>
                <w:rFonts w:eastAsia="Times New Roman"/>
                <w:sz w:val="24"/>
                <w:szCs w:val="24"/>
              </w:rPr>
            </w:pPr>
          </w:p>
          <w:p w14:paraId="412D5142"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Modelo de rutinas y seguimiento básico del progreso del estudiante.</w:t>
            </w:r>
          </w:p>
          <w:p w14:paraId="02931790" w14:textId="77777777" w:rsidR="009D6344" w:rsidRPr="00570DCF" w:rsidRDefault="009D6344">
            <w:pPr>
              <w:pBdr>
                <w:top w:val="nil"/>
                <w:left w:val="nil"/>
                <w:bottom w:val="nil"/>
                <w:right w:val="nil"/>
                <w:between w:val="nil"/>
              </w:pBdr>
              <w:spacing w:line="360" w:lineRule="auto"/>
              <w:ind w:firstLine="720"/>
              <w:jc w:val="left"/>
              <w:rPr>
                <w:rFonts w:eastAsia="Times New Roman"/>
                <w:sz w:val="24"/>
                <w:szCs w:val="24"/>
              </w:rPr>
            </w:pPr>
          </w:p>
          <w:p w14:paraId="5FFBA6D5"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Modelo de comunicados y notificaciones.</w:t>
            </w:r>
          </w:p>
          <w:p w14:paraId="543C2A13" w14:textId="77777777" w:rsidR="009D6344" w:rsidRPr="00570DCF" w:rsidRDefault="009D6344">
            <w:pPr>
              <w:pBdr>
                <w:top w:val="nil"/>
                <w:left w:val="nil"/>
                <w:bottom w:val="nil"/>
                <w:right w:val="nil"/>
                <w:between w:val="nil"/>
              </w:pBdr>
              <w:spacing w:line="360" w:lineRule="auto"/>
              <w:ind w:firstLine="720"/>
              <w:jc w:val="left"/>
              <w:rPr>
                <w:rFonts w:eastAsia="Times New Roman"/>
                <w:sz w:val="24"/>
                <w:szCs w:val="24"/>
              </w:rPr>
            </w:pPr>
          </w:p>
          <w:p w14:paraId="2326EC94"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Pruebas funcionales y de usabilidad realizadas sobre el prototipo.</w:t>
            </w:r>
          </w:p>
          <w:p w14:paraId="274E9CCB" w14:textId="77777777" w:rsidR="009D6344" w:rsidRPr="00570DCF" w:rsidRDefault="009D6344">
            <w:pPr>
              <w:pBdr>
                <w:top w:val="nil"/>
                <w:left w:val="nil"/>
                <w:bottom w:val="nil"/>
                <w:right w:val="nil"/>
                <w:between w:val="nil"/>
              </w:pBdr>
              <w:spacing w:line="360" w:lineRule="auto"/>
              <w:ind w:firstLine="720"/>
              <w:jc w:val="left"/>
              <w:rPr>
                <w:rFonts w:eastAsia="Times New Roman"/>
                <w:sz w:val="24"/>
                <w:szCs w:val="24"/>
              </w:rPr>
            </w:pPr>
          </w:p>
          <w:p w14:paraId="0DE1E5FA" w14:textId="77777777" w:rsidR="009D6344" w:rsidRPr="00570DCF" w:rsidRDefault="0049373C">
            <w:pPr>
              <w:numPr>
                <w:ilvl w:val="0"/>
                <w:numId w:val="1"/>
              </w:numPr>
              <w:pBdr>
                <w:top w:val="nil"/>
                <w:left w:val="nil"/>
                <w:bottom w:val="nil"/>
                <w:right w:val="nil"/>
                <w:between w:val="nil"/>
              </w:pBdr>
              <w:spacing w:line="360" w:lineRule="auto"/>
              <w:jc w:val="left"/>
              <w:rPr>
                <w:sz w:val="24"/>
                <w:szCs w:val="24"/>
              </w:rPr>
            </w:pPr>
            <w:r w:rsidRPr="00570DCF">
              <w:rPr>
                <w:sz w:val="24"/>
                <w:szCs w:val="24"/>
              </w:rPr>
              <w:t>Documento técnica y resultados de evaluación del prototipo.</w:t>
            </w:r>
          </w:p>
          <w:p w14:paraId="2E404D36" w14:textId="77777777" w:rsidR="009D6344" w:rsidRPr="00570DCF" w:rsidRDefault="009D6344">
            <w:pPr>
              <w:pBdr>
                <w:top w:val="nil"/>
                <w:left w:val="nil"/>
                <w:bottom w:val="nil"/>
                <w:right w:val="nil"/>
                <w:between w:val="nil"/>
              </w:pBdr>
              <w:spacing w:line="360" w:lineRule="auto"/>
              <w:ind w:firstLine="720"/>
              <w:jc w:val="left"/>
              <w:rPr>
                <w:rFonts w:eastAsia="Times New Roman"/>
                <w:sz w:val="24"/>
                <w:szCs w:val="24"/>
              </w:rPr>
            </w:pPr>
          </w:p>
          <w:p w14:paraId="73DEDC97"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7C1941A" w14:textId="77777777" w:rsidR="00527270" w:rsidRDefault="00527270">
            <w:pPr>
              <w:pBdr>
                <w:top w:val="nil"/>
                <w:left w:val="nil"/>
                <w:bottom w:val="nil"/>
                <w:right w:val="nil"/>
                <w:between w:val="nil"/>
              </w:pBdr>
              <w:spacing w:line="360" w:lineRule="auto"/>
              <w:ind w:firstLine="720"/>
              <w:jc w:val="left"/>
              <w:rPr>
                <w:sz w:val="24"/>
                <w:szCs w:val="24"/>
              </w:rPr>
            </w:pPr>
          </w:p>
          <w:p w14:paraId="685B7E0A" w14:textId="77777777" w:rsidR="00C26080" w:rsidRPr="00570DCF" w:rsidRDefault="00C26080">
            <w:pPr>
              <w:pBdr>
                <w:top w:val="nil"/>
                <w:left w:val="nil"/>
                <w:bottom w:val="nil"/>
                <w:right w:val="nil"/>
                <w:between w:val="nil"/>
              </w:pBdr>
              <w:spacing w:line="360" w:lineRule="auto"/>
              <w:ind w:firstLine="720"/>
              <w:jc w:val="left"/>
              <w:rPr>
                <w:sz w:val="24"/>
                <w:szCs w:val="24"/>
              </w:rPr>
            </w:pPr>
          </w:p>
          <w:p w14:paraId="18FF223F" w14:textId="77777777" w:rsidR="00527270" w:rsidRPr="00570DCF" w:rsidRDefault="00527270">
            <w:pPr>
              <w:pBdr>
                <w:top w:val="nil"/>
                <w:left w:val="nil"/>
                <w:bottom w:val="nil"/>
                <w:right w:val="nil"/>
                <w:between w:val="nil"/>
              </w:pBdr>
              <w:spacing w:line="360" w:lineRule="auto"/>
              <w:ind w:firstLine="720"/>
              <w:jc w:val="left"/>
              <w:rPr>
                <w:sz w:val="24"/>
                <w:szCs w:val="24"/>
              </w:rPr>
            </w:pPr>
          </w:p>
          <w:p w14:paraId="0ED191D9" w14:textId="77777777" w:rsidR="00527270" w:rsidRPr="00570DCF" w:rsidRDefault="00527270">
            <w:pPr>
              <w:pBdr>
                <w:top w:val="nil"/>
                <w:left w:val="nil"/>
                <w:bottom w:val="nil"/>
                <w:right w:val="nil"/>
                <w:between w:val="nil"/>
              </w:pBdr>
              <w:spacing w:line="360" w:lineRule="auto"/>
              <w:ind w:firstLine="720"/>
              <w:jc w:val="left"/>
              <w:rPr>
                <w:sz w:val="24"/>
                <w:szCs w:val="24"/>
              </w:rPr>
            </w:pPr>
          </w:p>
          <w:p w14:paraId="18D4E5D6" w14:textId="77777777" w:rsidR="00527270" w:rsidRPr="00570DCF" w:rsidRDefault="00527270">
            <w:pPr>
              <w:pBdr>
                <w:top w:val="nil"/>
                <w:left w:val="nil"/>
                <w:bottom w:val="nil"/>
                <w:right w:val="nil"/>
                <w:between w:val="nil"/>
              </w:pBdr>
              <w:spacing w:line="360" w:lineRule="auto"/>
              <w:ind w:firstLine="720"/>
              <w:jc w:val="left"/>
              <w:rPr>
                <w:sz w:val="24"/>
                <w:szCs w:val="24"/>
              </w:rPr>
            </w:pPr>
          </w:p>
          <w:p w14:paraId="3A81F877"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     </w:t>
            </w:r>
            <w:r w:rsidRPr="00570DCF">
              <w:rPr>
                <w:b/>
                <w:bCs/>
                <w:sz w:val="24"/>
                <w:szCs w:val="24"/>
              </w:rPr>
              <w:t>Plan de actividades</w:t>
            </w:r>
          </w:p>
          <w:p w14:paraId="2725D023" w14:textId="77777777" w:rsidR="009D6344" w:rsidRPr="00570DCF" w:rsidRDefault="009D6344">
            <w:pPr>
              <w:pBdr>
                <w:top w:val="nil"/>
                <w:left w:val="nil"/>
                <w:bottom w:val="nil"/>
                <w:right w:val="nil"/>
                <w:between w:val="nil"/>
              </w:pBdr>
              <w:spacing w:line="360" w:lineRule="auto"/>
              <w:jc w:val="left"/>
              <w:rPr>
                <w:sz w:val="24"/>
                <w:szCs w:val="24"/>
              </w:rPr>
            </w:pPr>
          </w:p>
          <w:p w14:paraId="70AE9F8F" w14:textId="77777777" w:rsidR="009D6344" w:rsidRPr="00570DCF" w:rsidRDefault="009D6344">
            <w:pPr>
              <w:pBdr>
                <w:top w:val="nil"/>
                <w:left w:val="nil"/>
                <w:bottom w:val="nil"/>
                <w:right w:val="nil"/>
                <w:between w:val="nil"/>
              </w:pBdr>
              <w:spacing w:line="360" w:lineRule="auto"/>
              <w:ind w:firstLine="720"/>
              <w:jc w:val="left"/>
              <w:rPr>
                <w:sz w:val="24"/>
                <w:szCs w:val="24"/>
              </w:rPr>
            </w:pPr>
          </w:p>
          <w:tbl>
            <w:tblPr>
              <w:tblStyle w:val="af4"/>
              <w:tblW w:w="10060" w:type="dxa"/>
              <w:tblInd w:w="0" w:type="dxa"/>
              <w:tblLayout w:type="fixed"/>
              <w:tblLook w:val="0000" w:firstRow="0" w:lastRow="0" w:firstColumn="0" w:lastColumn="0" w:noHBand="0" w:noVBand="0"/>
            </w:tblPr>
            <w:tblGrid>
              <w:gridCol w:w="2940"/>
              <w:gridCol w:w="300"/>
              <w:gridCol w:w="300"/>
              <w:gridCol w:w="300"/>
              <w:gridCol w:w="300"/>
              <w:gridCol w:w="300"/>
              <w:gridCol w:w="300"/>
              <w:gridCol w:w="300"/>
              <w:gridCol w:w="300"/>
              <w:gridCol w:w="300"/>
              <w:gridCol w:w="340"/>
              <w:gridCol w:w="340"/>
              <w:gridCol w:w="340"/>
              <w:gridCol w:w="340"/>
              <w:gridCol w:w="340"/>
              <w:gridCol w:w="340"/>
              <w:gridCol w:w="340"/>
              <w:gridCol w:w="340"/>
              <w:gridCol w:w="340"/>
              <w:gridCol w:w="340"/>
              <w:gridCol w:w="340"/>
              <w:gridCol w:w="340"/>
              <w:gridCol w:w="340"/>
            </w:tblGrid>
            <w:tr w:rsidR="00570DCF" w:rsidRPr="00570DCF" w14:paraId="6B5C2176" w14:textId="77777777" w:rsidTr="002E285D">
              <w:trPr>
                <w:cantSplit/>
                <w:trHeight w:val="499"/>
              </w:trPr>
              <w:tc>
                <w:tcPr>
                  <w:tcW w:w="2940" w:type="dxa"/>
                  <w:vMerge w:val="restart"/>
                  <w:tcBorders>
                    <w:top w:val="single" w:sz="4" w:space="0" w:color="000000"/>
                    <w:left w:val="single" w:sz="4" w:space="0" w:color="000000"/>
                    <w:bottom w:val="single" w:sz="4" w:space="0" w:color="000000"/>
                    <w:right w:val="single" w:sz="4" w:space="0" w:color="000000"/>
                  </w:tcBorders>
                  <w:vAlign w:val="center"/>
                </w:tcPr>
                <w:p w14:paraId="762C30C6"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Actividad (Semanal)</w:t>
                  </w:r>
                </w:p>
              </w:tc>
              <w:tc>
                <w:tcPr>
                  <w:tcW w:w="1200" w:type="dxa"/>
                  <w:gridSpan w:val="4"/>
                  <w:tcBorders>
                    <w:top w:val="single" w:sz="4" w:space="0" w:color="000000"/>
                    <w:left w:val="nil"/>
                    <w:bottom w:val="single" w:sz="4" w:space="0" w:color="000000"/>
                    <w:right w:val="single" w:sz="4" w:space="0" w:color="000000"/>
                  </w:tcBorders>
                  <w:tcMar>
                    <w:left w:w="0" w:type="dxa"/>
                    <w:right w:w="0" w:type="dxa"/>
                  </w:tcMar>
                  <w:vAlign w:val="center"/>
                </w:tcPr>
                <w:p w14:paraId="185817A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Sprint 1</w:t>
                  </w:r>
                </w:p>
              </w:tc>
              <w:tc>
                <w:tcPr>
                  <w:tcW w:w="1500" w:type="dxa"/>
                  <w:gridSpan w:val="5"/>
                  <w:tcBorders>
                    <w:top w:val="single" w:sz="4" w:space="0" w:color="000000"/>
                    <w:left w:val="nil"/>
                    <w:bottom w:val="single" w:sz="4" w:space="0" w:color="000000"/>
                    <w:right w:val="single" w:sz="4" w:space="0" w:color="000000"/>
                  </w:tcBorders>
                  <w:tcMar>
                    <w:left w:w="0" w:type="dxa"/>
                    <w:right w:w="0" w:type="dxa"/>
                  </w:tcMar>
                  <w:vAlign w:val="center"/>
                </w:tcPr>
                <w:p w14:paraId="068F9DD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Sprint 2</w:t>
                  </w:r>
                </w:p>
              </w:tc>
              <w:tc>
                <w:tcPr>
                  <w:tcW w:w="1700" w:type="dxa"/>
                  <w:gridSpan w:val="5"/>
                  <w:tcBorders>
                    <w:top w:val="single" w:sz="4" w:space="0" w:color="000000"/>
                    <w:left w:val="nil"/>
                    <w:bottom w:val="single" w:sz="4" w:space="0" w:color="000000"/>
                    <w:right w:val="single" w:sz="4" w:space="0" w:color="000000"/>
                  </w:tcBorders>
                  <w:tcMar>
                    <w:left w:w="0" w:type="dxa"/>
                    <w:right w:w="0" w:type="dxa"/>
                  </w:tcMar>
                  <w:vAlign w:val="center"/>
                </w:tcPr>
                <w:p w14:paraId="4EA7CC00"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Sprint 3</w:t>
                  </w:r>
                </w:p>
              </w:tc>
              <w:tc>
                <w:tcPr>
                  <w:tcW w:w="1360" w:type="dxa"/>
                  <w:gridSpan w:val="4"/>
                  <w:tcBorders>
                    <w:top w:val="single" w:sz="4" w:space="0" w:color="000000"/>
                    <w:left w:val="nil"/>
                    <w:bottom w:val="single" w:sz="4" w:space="0" w:color="000000"/>
                    <w:right w:val="single" w:sz="4" w:space="0" w:color="000000"/>
                  </w:tcBorders>
                  <w:tcMar>
                    <w:left w:w="0" w:type="dxa"/>
                    <w:right w:w="0" w:type="dxa"/>
                  </w:tcMar>
                  <w:vAlign w:val="center"/>
                </w:tcPr>
                <w:p w14:paraId="1649F5FE"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    Sprint 4</w:t>
                  </w:r>
                </w:p>
              </w:tc>
              <w:tc>
                <w:tcPr>
                  <w:tcW w:w="1360" w:type="dxa"/>
                  <w:gridSpan w:val="4"/>
                  <w:tcBorders>
                    <w:top w:val="single" w:sz="4" w:space="0" w:color="000000"/>
                    <w:left w:val="nil"/>
                    <w:bottom w:val="single" w:sz="4" w:space="0" w:color="000000"/>
                    <w:right w:val="single" w:sz="4" w:space="0" w:color="000000"/>
                  </w:tcBorders>
                  <w:tcMar>
                    <w:left w:w="0" w:type="dxa"/>
                    <w:right w:w="0" w:type="dxa"/>
                  </w:tcMar>
                  <w:vAlign w:val="center"/>
                </w:tcPr>
                <w:p w14:paraId="2E6ECA8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    Sprint 5</w:t>
                  </w:r>
                </w:p>
              </w:tc>
            </w:tr>
            <w:tr w:rsidR="002E285D" w:rsidRPr="00570DCF" w14:paraId="1D5780B8" w14:textId="77777777" w:rsidTr="002E285D">
              <w:trPr>
                <w:cantSplit/>
                <w:trHeight w:val="305"/>
              </w:trPr>
              <w:tc>
                <w:tcPr>
                  <w:tcW w:w="2940" w:type="dxa"/>
                  <w:vMerge/>
                  <w:tcBorders>
                    <w:top w:val="single" w:sz="4" w:space="0" w:color="000000"/>
                    <w:left w:val="single" w:sz="4" w:space="0" w:color="000000"/>
                    <w:bottom w:val="single" w:sz="4" w:space="0" w:color="000000"/>
                    <w:right w:val="single" w:sz="4" w:space="0" w:color="000000"/>
                  </w:tcBorders>
                  <w:vAlign w:val="center"/>
                </w:tcPr>
                <w:p w14:paraId="487CA134"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300" w:type="dxa"/>
                  <w:tcBorders>
                    <w:top w:val="nil"/>
                    <w:left w:val="nil"/>
                    <w:bottom w:val="single" w:sz="4" w:space="0" w:color="000000"/>
                    <w:right w:val="single" w:sz="4" w:space="0" w:color="000000"/>
                  </w:tcBorders>
                  <w:tcMar>
                    <w:left w:w="0" w:type="dxa"/>
                    <w:right w:w="0" w:type="dxa"/>
                  </w:tcMar>
                </w:tcPr>
                <w:p w14:paraId="7041331C"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w:t>
                  </w:r>
                </w:p>
              </w:tc>
              <w:tc>
                <w:tcPr>
                  <w:tcW w:w="300" w:type="dxa"/>
                  <w:tcBorders>
                    <w:top w:val="nil"/>
                    <w:left w:val="nil"/>
                    <w:bottom w:val="single" w:sz="4" w:space="0" w:color="000000"/>
                    <w:right w:val="single" w:sz="4" w:space="0" w:color="000000"/>
                  </w:tcBorders>
                  <w:tcMar>
                    <w:left w:w="0" w:type="dxa"/>
                    <w:right w:w="0" w:type="dxa"/>
                  </w:tcMar>
                </w:tcPr>
                <w:p w14:paraId="1052B69B"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2</w:t>
                  </w:r>
                </w:p>
              </w:tc>
              <w:tc>
                <w:tcPr>
                  <w:tcW w:w="300" w:type="dxa"/>
                  <w:tcBorders>
                    <w:top w:val="nil"/>
                    <w:left w:val="nil"/>
                    <w:bottom w:val="single" w:sz="4" w:space="0" w:color="000000"/>
                    <w:right w:val="single" w:sz="4" w:space="0" w:color="000000"/>
                  </w:tcBorders>
                  <w:tcMar>
                    <w:left w:w="0" w:type="dxa"/>
                    <w:right w:w="0" w:type="dxa"/>
                  </w:tcMar>
                </w:tcPr>
                <w:p w14:paraId="50340E7B"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3</w:t>
                  </w:r>
                </w:p>
              </w:tc>
              <w:tc>
                <w:tcPr>
                  <w:tcW w:w="300" w:type="dxa"/>
                  <w:tcBorders>
                    <w:top w:val="nil"/>
                    <w:left w:val="nil"/>
                    <w:bottom w:val="single" w:sz="4" w:space="0" w:color="000000"/>
                    <w:right w:val="single" w:sz="4" w:space="0" w:color="000000"/>
                  </w:tcBorders>
                  <w:tcMar>
                    <w:left w:w="0" w:type="dxa"/>
                    <w:right w:w="0" w:type="dxa"/>
                  </w:tcMar>
                </w:tcPr>
                <w:p w14:paraId="781C6B08"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4</w:t>
                  </w:r>
                </w:p>
              </w:tc>
              <w:tc>
                <w:tcPr>
                  <w:tcW w:w="300" w:type="dxa"/>
                  <w:tcBorders>
                    <w:top w:val="nil"/>
                    <w:left w:val="nil"/>
                    <w:bottom w:val="single" w:sz="4" w:space="0" w:color="000000"/>
                    <w:right w:val="single" w:sz="4" w:space="0" w:color="000000"/>
                  </w:tcBorders>
                  <w:tcMar>
                    <w:left w:w="0" w:type="dxa"/>
                    <w:right w:w="0" w:type="dxa"/>
                  </w:tcMar>
                </w:tcPr>
                <w:p w14:paraId="754316C0"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5</w:t>
                  </w:r>
                </w:p>
              </w:tc>
              <w:tc>
                <w:tcPr>
                  <w:tcW w:w="300" w:type="dxa"/>
                  <w:tcBorders>
                    <w:top w:val="nil"/>
                    <w:left w:val="nil"/>
                    <w:bottom w:val="single" w:sz="4" w:space="0" w:color="000000"/>
                    <w:right w:val="single" w:sz="4" w:space="0" w:color="000000"/>
                  </w:tcBorders>
                  <w:tcMar>
                    <w:left w:w="0" w:type="dxa"/>
                    <w:right w:w="0" w:type="dxa"/>
                  </w:tcMar>
                </w:tcPr>
                <w:p w14:paraId="29CCC5E7"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6</w:t>
                  </w:r>
                </w:p>
              </w:tc>
              <w:tc>
                <w:tcPr>
                  <w:tcW w:w="300" w:type="dxa"/>
                  <w:tcBorders>
                    <w:top w:val="nil"/>
                    <w:left w:val="nil"/>
                    <w:bottom w:val="single" w:sz="4" w:space="0" w:color="000000"/>
                    <w:right w:val="single" w:sz="4" w:space="0" w:color="000000"/>
                  </w:tcBorders>
                  <w:tcMar>
                    <w:left w:w="0" w:type="dxa"/>
                    <w:right w:w="0" w:type="dxa"/>
                  </w:tcMar>
                </w:tcPr>
                <w:p w14:paraId="2FD0F607"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7</w:t>
                  </w:r>
                </w:p>
              </w:tc>
              <w:tc>
                <w:tcPr>
                  <w:tcW w:w="300" w:type="dxa"/>
                  <w:tcBorders>
                    <w:top w:val="nil"/>
                    <w:left w:val="nil"/>
                    <w:bottom w:val="single" w:sz="4" w:space="0" w:color="000000"/>
                    <w:right w:val="single" w:sz="4" w:space="0" w:color="000000"/>
                  </w:tcBorders>
                  <w:tcMar>
                    <w:left w:w="0" w:type="dxa"/>
                    <w:right w:w="0" w:type="dxa"/>
                  </w:tcMar>
                </w:tcPr>
                <w:p w14:paraId="7E7B2C7A"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8</w:t>
                  </w:r>
                </w:p>
              </w:tc>
              <w:tc>
                <w:tcPr>
                  <w:tcW w:w="300" w:type="dxa"/>
                  <w:tcBorders>
                    <w:top w:val="nil"/>
                    <w:left w:val="nil"/>
                    <w:bottom w:val="single" w:sz="4" w:space="0" w:color="000000"/>
                    <w:right w:val="single" w:sz="4" w:space="0" w:color="000000"/>
                  </w:tcBorders>
                  <w:tcMar>
                    <w:left w:w="0" w:type="dxa"/>
                    <w:right w:w="0" w:type="dxa"/>
                  </w:tcMar>
                </w:tcPr>
                <w:p w14:paraId="56663E87"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9</w:t>
                  </w:r>
                </w:p>
              </w:tc>
              <w:tc>
                <w:tcPr>
                  <w:tcW w:w="340" w:type="dxa"/>
                  <w:tcBorders>
                    <w:top w:val="nil"/>
                    <w:left w:val="nil"/>
                    <w:bottom w:val="single" w:sz="4" w:space="0" w:color="000000"/>
                    <w:right w:val="single" w:sz="4" w:space="0" w:color="000000"/>
                  </w:tcBorders>
                  <w:tcMar>
                    <w:left w:w="0" w:type="dxa"/>
                    <w:right w:w="0" w:type="dxa"/>
                  </w:tcMar>
                </w:tcPr>
                <w:p w14:paraId="2B79A4C6"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10</w:t>
                  </w:r>
                </w:p>
              </w:tc>
              <w:tc>
                <w:tcPr>
                  <w:tcW w:w="340" w:type="dxa"/>
                  <w:tcBorders>
                    <w:top w:val="nil"/>
                    <w:left w:val="nil"/>
                    <w:bottom w:val="single" w:sz="4" w:space="0" w:color="000000"/>
                    <w:right w:val="single" w:sz="4" w:space="0" w:color="000000"/>
                  </w:tcBorders>
                  <w:tcMar>
                    <w:left w:w="0" w:type="dxa"/>
                    <w:right w:w="0" w:type="dxa"/>
                  </w:tcMar>
                </w:tcPr>
                <w:p w14:paraId="74B310B3"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11</w:t>
                  </w:r>
                </w:p>
              </w:tc>
              <w:tc>
                <w:tcPr>
                  <w:tcW w:w="340" w:type="dxa"/>
                  <w:tcBorders>
                    <w:top w:val="nil"/>
                    <w:left w:val="nil"/>
                    <w:bottom w:val="single" w:sz="4" w:space="0" w:color="000000"/>
                    <w:right w:val="single" w:sz="4" w:space="0" w:color="000000"/>
                  </w:tcBorders>
                  <w:tcMar>
                    <w:left w:w="0" w:type="dxa"/>
                    <w:right w:w="0" w:type="dxa"/>
                  </w:tcMar>
                </w:tcPr>
                <w:p w14:paraId="14949BE4"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12</w:t>
                  </w:r>
                </w:p>
              </w:tc>
              <w:tc>
                <w:tcPr>
                  <w:tcW w:w="340" w:type="dxa"/>
                  <w:tcBorders>
                    <w:top w:val="nil"/>
                    <w:left w:val="nil"/>
                    <w:bottom w:val="single" w:sz="4" w:space="0" w:color="000000"/>
                    <w:right w:val="single" w:sz="4" w:space="0" w:color="000000"/>
                  </w:tcBorders>
                  <w:tcMar>
                    <w:left w:w="0" w:type="dxa"/>
                    <w:right w:w="0" w:type="dxa"/>
                  </w:tcMar>
                </w:tcPr>
                <w:p w14:paraId="242D2CDB"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13</w:t>
                  </w:r>
                </w:p>
              </w:tc>
              <w:tc>
                <w:tcPr>
                  <w:tcW w:w="340" w:type="dxa"/>
                  <w:tcBorders>
                    <w:top w:val="nil"/>
                    <w:left w:val="nil"/>
                    <w:bottom w:val="single" w:sz="4" w:space="0" w:color="000000"/>
                    <w:right w:val="single" w:sz="4" w:space="0" w:color="000000"/>
                  </w:tcBorders>
                  <w:tcMar>
                    <w:left w:w="0" w:type="dxa"/>
                    <w:right w:w="0" w:type="dxa"/>
                  </w:tcMar>
                </w:tcPr>
                <w:p w14:paraId="741E9BC8"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14</w:t>
                  </w:r>
                </w:p>
              </w:tc>
              <w:tc>
                <w:tcPr>
                  <w:tcW w:w="340" w:type="dxa"/>
                  <w:tcBorders>
                    <w:top w:val="nil"/>
                    <w:left w:val="nil"/>
                    <w:bottom w:val="single" w:sz="4" w:space="0" w:color="000000"/>
                    <w:right w:val="single" w:sz="4" w:space="0" w:color="000000"/>
                  </w:tcBorders>
                  <w:tcMar>
                    <w:left w:w="0" w:type="dxa"/>
                    <w:right w:w="0" w:type="dxa"/>
                  </w:tcMar>
                </w:tcPr>
                <w:p w14:paraId="554B39C5"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15</w:t>
                  </w:r>
                </w:p>
              </w:tc>
              <w:tc>
                <w:tcPr>
                  <w:tcW w:w="340" w:type="dxa"/>
                  <w:tcBorders>
                    <w:top w:val="nil"/>
                    <w:left w:val="nil"/>
                    <w:bottom w:val="single" w:sz="4" w:space="0" w:color="000000"/>
                    <w:right w:val="single" w:sz="4" w:space="0" w:color="000000"/>
                  </w:tcBorders>
                  <w:tcMar>
                    <w:left w:w="0" w:type="dxa"/>
                    <w:right w:w="0" w:type="dxa"/>
                  </w:tcMar>
                </w:tcPr>
                <w:p w14:paraId="41F42CFB"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16</w:t>
                  </w:r>
                </w:p>
              </w:tc>
              <w:tc>
                <w:tcPr>
                  <w:tcW w:w="340" w:type="dxa"/>
                  <w:tcBorders>
                    <w:top w:val="nil"/>
                    <w:left w:val="nil"/>
                    <w:bottom w:val="single" w:sz="4" w:space="0" w:color="000000"/>
                    <w:right w:val="single" w:sz="4" w:space="0" w:color="000000"/>
                  </w:tcBorders>
                  <w:tcMar>
                    <w:left w:w="0" w:type="dxa"/>
                    <w:right w:w="0" w:type="dxa"/>
                  </w:tcMar>
                </w:tcPr>
                <w:p w14:paraId="4F6E8109"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17</w:t>
                  </w:r>
                </w:p>
              </w:tc>
              <w:tc>
                <w:tcPr>
                  <w:tcW w:w="340" w:type="dxa"/>
                  <w:tcBorders>
                    <w:top w:val="nil"/>
                    <w:left w:val="nil"/>
                    <w:bottom w:val="single" w:sz="4" w:space="0" w:color="000000"/>
                    <w:right w:val="single" w:sz="4" w:space="0" w:color="000000"/>
                  </w:tcBorders>
                  <w:tcMar>
                    <w:left w:w="0" w:type="dxa"/>
                    <w:right w:w="0" w:type="dxa"/>
                  </w:tcMar>
                </w:tcPr>
                <w:p w14:paraId="5D5906AB"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18</w:t>
                  </w:r>
                </w:p>
              </w:tc>
              <w:tc>
                <w:tcPr>
                  <w:tcW w:w="340" w:type="dxa"/>
                  <w:tcBorders>
                    <w:top w:val="nil"/>
                    <w:left w:val="nil"/>
                    <w:bottom w:val="single" w:sz="4" w:space="0" w:color="000000"/>
                    <w:right w:val="single" w:sz="4" w:space="0" w:color="000000"/>
                  </w:tcBorders>
                  <w:tcMar>
                    <w:left w:w="0" w:type="dxa"/>
                    <w:right w:w="0" w:type="dxa"/>
                  </w:tcMar>
                </w:tcPr>
                <w:p w14:paraId="3B61A424"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19</w:t>
                  </w:r>
                </w:p>
              </w:tc>
              <w:tc>
                <w:tcPr>
                  <w:tcW w:w="340" w:type="dxa"/>
                  <w:tcBorders>
                    <w:top w:val="nil"/>
                    <w:left w:val="nil"/>
                    <w:bottom w:val="single" w:sz="4" w:space="0" w:color="000000"/>
                    <w:right w:val="single" w:sz="4" w:space="0" w:color="000000"/>
                  </w:tcBorders>
                  <w:tcMar>
                    <w:left w:w="0" w:type="dxa"/>
                    <w:right w:w="0" w:type="dxa"/>
                  </w:tcMar>
                </w:tcPr>
                <w:p w14:paraId="2BE2C0A3"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20</w:t>
                  </w:r>
                </w:p>
              </w:tc>
              <w:tc>
                <w:tcPr>
                  <w:tcW w:w="340" w:type="dxa"/>
                  <w:tcBorders>
                    <w:top w:val="nil"/>
                    <w:left w:val="nil"/>
                    <w:bottom w:val="single" w:sz="4" w:space="0" w:color="000000"/>
                    <w:right w:val="single" w:sz="4" w:space="0" w:color="000000"/>
                  </w:tcBorders>
                  <w:tcMar>
                    <w:left w:w="0" w:type="dxa"/>
                    <w:right w:w="0" w:type="dxa"/>
                  </w:tcMar>
                </w:tcPr>
                <w:p w14:paraId="3504F299"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21</w:t>
                  </w:r>
                </w:p>
              </w:tc>
              <w:tc>
                <w:tcPr>
                  <w:tcW w:w="340" w:type="dxa"/>
                  <w:tcBorders>
                    <w:top w:val="nil"/>
                    <w:left w:val="nil"/>
                    <w:bottom w:val="single" w:sz="4" w:space="0" w:color="000000"/>
                    <w:right w:val="single" w:sz="4" w:space="0" w:color="000000"/>
                  </w:tcBorders>
                  <w:tcMar>
                    <w:left w:w="0" w:type="dxa"/>
                    <w:right w:w="0" w:type="dxa"/>
                  </w:tcMar>
                </w:tcPr>
                <w:p w14:paraId="19DBB911" w14:textId="77777777" w:rsidR="009D6344" w:rsidRPr="00570DCF" w:rsidRDefault="0049373C" w:rsidP="00E34DC2">
                  <w:pPr>
                    <w:pBdr>
                      <w:top w:val="nil"/>
                      <w:left w:val="nil"/>
                      <w:bottom w:val="nil"/>
                      <w:right w:val="nil"/>
                      <w:between w:val="nil"/>
                    </w:pBdr>
                    <w:spacing w:line="360" w:lineRule="auto"/>
                    <w:jc w:val="left"/>
                    <w:rPr>
                      <w:sz w:val="24"/>
                      <w:szCs w:val="24"/>
                    </w:rPr>
                  </w:pPr>
                  <w:r w:rsidRPr="00570DCF">
                    <w:rPr>
                      <w:sz w:val="24"/>
                      <w:szCs w:val="24"/>
                    </w:rPr>
                    <w:t>22</w:t>
                  </w:r>
                </w:p>
              </w:tc>
            </w:tr>
            <w:tr w:rsidR="00E34DC2" w:rsidRPr="00570DCF" w14:paraId="39507826" w14:textId="77777777" w:rsidTr="002E285D">
              <w:trPr>
                <w:trHeight w:val="305"/>
              </w:trPr>
              <w:tc>
                <w:tcPr>
                  <w:tcW w:w="2940" w:type="dxa"/>
                  <w:tcBorders>
                    <w:top w:val="nil"/>
                    <w:left w:val="single" w:sz="4" w:space="0" w:color="000000"/>
                    <w:bottom w:val="single" w:sz="4" w:space="0" w:color="000000"/>
                    <w:right w:val="single" w:sz="4" w:space="0" w:color="000000"/>
                  </w:tcBorders>
                  <w:vAlign w:val="center"/>
                </w:tcPr>
                <w:p w14:paraId="40F1C78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Sprint 0: </w:t>
                  </w:r>
                  <w:proofErr w:type="spellStart"/>
                  <w:r w:rsidRPr="00570DCF">
                    <w:rPr>
                      <w:sz w:val="24"/>
                      <w:szCs w:val="24"/>
                    </w:rPr>
                    <w:t>Definicion</w:t>
                  </w:r>
                  <w:proofErr w:type="spellEnd"/>
                  <w:r w:rsidRPr="00570DCF">
                    <w:rPr>
                      <w:sz w:val="24"/>
                      <w:szCs w:val="24"/>
                    </w:rPr>
                    <w:t xml:space="preserve"> </w:t>
                  </w:r>
                  <w:proofErr w:type="gramStart"/>
                  <w:r w:rsidRPr="00570DCF">
                    <w:rPr>
                      <w:sz w:val="24"/>
                      <w:szCs w:val="24"/>
                    </w:rPr>
                    <w:t xml:space="preserve">del  </w:t>
                  </w:r>
                  <w:proofErr w:type="spellStart"/>
                  <w:r w:rsidRPr="00570DCF">
                    <w:rPr>
                      <w:sz w:val="24"/>
                      <w:szCs w:val="24"/>
                    </w:rPr>
                    <w:t>Product</w:t>
                  </w:r>
                  <w:proofErr w:type="spellEnd"/>
                  <w:proofErr w:type="gramEnd"/>
                  <w:r w:rsidRPr="00570DCF">
                    <w:rPr>
                      <w:sz w:val="24"/>
                      <w:szCs w:val="24"/>
                    </w:rPr>
                    <w:t xml:space="preserve"> Backlog y requerimientos</w:t>
                  </w:r>
                  <w:r w:rsidR="00444589" w:rsidRPr="00570DCF">
                    <w:rPr>
                      <w:sz w:val="24"/>
                      <w:szCs w:val="24"/>
                    </w:rPr>
                    <w:t xml:space="preserve"> y diseño de arquitectura UI/UX</w:t>
                  </w:r>
                </w:p>
              </w:tc>
              <w:tc>
                <w:tcPr>
                  <w:tcW w:w="300" w:type="dxa"/>
                  <w:tcBorders>
                    <w:top w:val="nil"/>
                    <w:left w:val="nil"/>
                    <w:bottom w:val="single" w:sz="4" w:space="0" w:color="000000"/>
                    <w:right w:val="single" w:sz="4" w:space="0" w:color="000000"/>
                  </w:tcBorders>
                  <w:shd w:val="clear" w:color="auto" w:fill="DBE5F1" w:themeFill="accent1" w:themeFillTint="33"/>
                  <w:tcMar>
                    <w:left w:w="0" w:type="dxa"/>
                    <w:right w:w="0" w:type="dxa"/>
                  </w:tcMar>
                </w:tcPr>
                <w:p w14:paraId="16800765" w14:textId="77777777" w:rsidR="009D6344" w:rsidRPr="00570DCF" w:rsidRDefault="0049373C">
                  <w:pPr>
                    <w:pBdr>
                      <w:top w:val="nil"/>
                      <w:left w:val="nil"/>
                      <w:bottom w:val="nil"/>
                      <w:right w:val="nil"/>
                      <w:between w:val="nil"/>
                    </w:pBdr>
                    <w:spacing w:line="360" w:lineRule="auto"/>
                    <w:ind w:firstLine="720"/>
                    <w:jc w:val="left"/>
                    <w:rPr>
                      <w:sz w:val="24"/>
                      <w:szCs w:val="24"/>
                      <w:highlight w:val="green"/>
                    </w:rPr>
                  </w:pPr>
                  <w:r w:rsidRPr="00570DCF">
                    <w:rPr>
                      <w:sz w:val="24"/>
                      <w:szCs w:val="24"/>
                      <w:highlight w:val="green"/>
                    </w:rPr>
                    <w:t> </w:t>
                  </w:r>
                </w:p>
              </w:tc>
              <w:tc>
                <w:tcPr>
                  <w:tcW w:w="300" w:type="dxa"/>
                  <w:tcBorders>
                    <w:top w:val="nil"/>
                    <w:left w:val="nil"/>
                    <w:bottom w:val="single" w:sz="4" w:space="0" w:color="000000"/>
                    <w:right w:val="single" w:sz="4" w:space="0" w:color="000000"/>
                  </w:tcBorders>
                  <w:shd w:val="clear" w:color="auto" w:fill="DBE5F1" w:themeFill="accent1" w:themeFillTint="33"/>
                  <w:tcMar>
                    <w:left w:w="0" w:type="dxa"/>
                    <w:right w:w="0" w:type="dxa"/>
                  </w:tcMar>
                </w:tcPr>
                <w:p w14:paraId="48A86B82" w14:textId="77777777" w:rsidR="009D6344" w:rsidRPr="00570DCF" w:rsidRDefault="0049373C">
                  <w:pPr>
                    <w:pBdr>
                      <w:top w:val="nil"/>
                      <w:left w:val="nil"/>
                      <w:bottom w:val="nil"/>
                      <w:right w:val="nil"/>
                      <w:between w:val="nil"/>
                    </w:pBdr>
                    <w:spacing w:line="360" w:lineRule="auto"/>
                    <w:ind w:firstLine="720"/>
                    <w:jc w:val="left"/>
                    <w:rPr>
                      <w:sz w:val="24"/>
                      <w:szCs w:val="24"/>
                      <w:highlight w:val="green"/>
                    </w:rPr>
                  </w:pPr>
                  <w:r w:rsidRPr="00570DCF">
                    <w:rPr>
                      <w:sz w:val="24"/>
                      <w:szCs w:val="24"/>
                      <w:highlight w:val="green"/>
                    </w:rPr>
                    <w:t> </w:t>
                  </w:r>
                </w:p>
              </w:tc>
              <w:tc>
                <w:tcPr>
                  <w:tcW w:w="300" w:type="dxa"/>
                  <w:tcBorders>
                    <w:top w:val="nil"/>
                    <w:left w:val="nil"/>
                    <w:bottom w:val="single" w:sz="4" w:space="0" w:color="000000"/>
                    <w:right w:val="single" w:sz="4" w:space="0" w:color="000000"/>
                  </w:tcBorders>
                  <w:shd w:val="clear" w:color="auto" w:fill="DBE5F1" w:themeFill="accent1" w:themeFillTint="33"/>
                  <w:tcMar>
                    <w:left w:w="0" w:type="dxa"/>
                    <w:right w:w="0" w:type="dxa"/>
                  </w:tcMar>
                </w:tcPr>
                <w:p w14:paraId="00312E7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DBE5F1" w:themeFill="accent1" w:themeFillTint="33"/>
                  <w:tcMar>
                    <w:left w:w="0" w:type="dxa"/>
                    <w:right w:w="0" w:type="dxa"/>
                  </w:tcMar>
                </w:tcPr>
                <w:p w14:paraId="79CFAB8B"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2EF4F56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0678171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481B761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608D75C4"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2DEBC94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49948F6A"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634EB650"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5DB50EFA"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060C6697"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24C8533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342C82A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2A9DF4B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08C1464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79B2D88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5D2A9E9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4713135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41DA06E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644800B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r>
            <w:tr w:rsidR="00E34DC2" w:rsidRPr="00570DCF" w14:paraId="5E2ED45F" w14:textId="77777777" w:rsidTr="002E285D">
              <w:trPr>
                <w:trHeight w:val="305"/>
              </w:trPr>
              <w:tc>
                <w:tcPr>
                  <w:tcW w:w="2940" w:type="dxa"/>
                  <w:tcBorders>
                    <w:top w:val="nil"/>
                    <w:left w:val="single" w:sz="4" w:space="0" w:color="000000"/>
                    <w:bottom w:val="single" w:sz="4" w:space="0" w:color="000000"/>
                    <w:right w:val="single" w:sz="4" w:space="0" w:color="000000"/>
                  </w:tcBorders>
                  <w:vAlign w:val="center"/>
                </w:tcPr>
                <w:p w14:paraId="5F1E137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shd w:val="clear" w:color="auto" w:fill="F3F3F3"/>
                    </w:rPr>
                    <w:t xml:space="preserve">Sprint 1: Desarrollo Iterativo – </w:t>
                  </w:r>
                  <w:proofErr w:type="spellStart"/>
                  <w:r w:rsidRPr="00570DCF">
                    <w:rPr>
                      <w:sz w:val="24"/>
                      <w:szCs w:val="24"/>
                      <w:shd w:val="clear" w:color="auto" w:fill="F3F3F3"/>
                    </w:rPr>
                    <w:t>Modulos</w:t>
                  </w:r>
                  <w:proofErr w:type="spellEnd"/>
                  <w:r w:rsidRPr="00570DCF">
                    <w:rPr>
                      <w:sz w:val="24"/>
                      <w:szCs w:val="24"/>
                      <w:shd w:val="clear" w:color="auto" w:fill="F3F3F3"/>
                    </w:rPr>
                    <w:t xml:space="preserve"> de autenticación y control de aforo por QR</w:t>
                  </w:r>
                </w:p>
              </w:tc>
              <w:tc>
                <w:tcPr>
                  <w:tcW w:w="300" w:type="dxa"/>
                  <w:tcBorders>
                    <w:top w:val="nil"/>
                    <w:left w:val="nil"/>
                    <w:bottom w:val="single" w:sz="4" w:space="0" w:color="000000"/>
                    <w:right w:val="single" w:sz="4" w:space="0" w:color="000000"/>
                  </w:tcBorders>
                  <w:tcMar>
                    <w:left w:w="0" w:type="dxa"/>
                    <w:right w:w="0" w:type="dxa"/>
                  </w:tcMar>
                </w:tcPr>
                <w:p w14:paraId="1FDD5E8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0A81020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12382A07"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0FB113B4"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B2A1C7" w:themeFill="accent4" w:themeFillTint="99"/>
                  <w:tcMar>
                    <w:left w:w="0" w:type="dxa"/>
                    <w:right w:w="0" w:type="dxa"/>
                  </w:tcMar>
                </w:tcPr>
                <w:p w14:paraId="174DACF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B2A1C7" w:themeFill="accent4" w:themeFillTint="99"/>
                  <w:tcMar>
                    <w:left w:w="0" w:type="dxa"/>
                    <w:right w:w="0" w:type="dxa"/>
                  </w:tcMar>
                </w:tcPr>
                <w:p w14:paraId="19F17200"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B2A1C7" w:themeFill="accent4" w:themeFillTint="99"/>
                  <w:tcMar>
                    <w:left w:w="0" w:type="dxa"/>
                    <w:right w:w="0" w:type="dxa"/>
                  </w:tcMar>
                </w:tcPr>
                <w:p w14:paraId="5EAF1D8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B2A1C7" w:themeFill="accent4" w:themeFillTint="99"/>
                  <w:tcMar>
                    <w:left w:w="0" w:type="dxa"/>
                    <w:right w:w="0" w:type="dxa"/>
                  </w:tcMar>
                </w:tcPr>
                <w:p w14:paraId="7F0D82D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B2A1C7" w:themeFill="accent4" w:themeFillTint="99"/>
                  <w:tcMar>
                    <w:left w:w="0" w:type="dxa"/>
                    <w:right w:w="0" w:type="dxa"/>
                  </w:tcMar>
                </w:tcPr>
                <w:p w14:paraId="44622D8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B2A1C7" w:themeFill="accent4" w:themeFillTint="99"/>
                  <w:tcMar>
                    <w:left w:w="0" w:type="dxa"/>
                    <w:right w:w="0" w:type="dxa"/>
                  </w:tcMar>
                </w:tcPr>
                <w:p w14:paraId="057A6F57"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450E0C6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46FEEDA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3CEF69B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47B79A1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699EA9C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06E3760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5F33E2BA"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648DE0E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31F99D8A"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501D83A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174FC927"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6AE494D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r>
            <w:tr w:rsidR="002E285D" w:rsidRPr="00570DCF" w14:paraId="28766FDF" w14:textId="77777777" w:rsidTr="002E285D">
              <w:trPr>
                <w:trHeight w:val="305"/>
              </w:trPr>
              <w:tc>
                <w:tcPr>
                  <w:tcW w:w="2940" w:type="dxa"/>
                  <w:tcBorders>
                    <w:top w:val="nil"/>
                    <w:left w:val="single" w:sz="4" w:space="0" w:color="000000"/>
                    <w:bottom w:val="single" w:sz="4" w:space="0" w:color="000000"/>
                    <w:right w:val="single" w:sz="4" w:space="0" w:color="000000"/>
                  </w:tcBorders>
                  <w:vAlign w:val="center"/>
                </w:tcPr>
                <w:p w14:paraId="4596197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shd w:val="clear" w:color="auto" w:fill="F3F3F3"/>
                    </w:rPr>
                    <w:lastRenderedPageBreak/>
                    <w:t xml:space="preserve">Sprint 2: Desarrollo Iterativo – Panel de entrenadores y sistema de notificaciones </w:t>
                  </w:r>
                  <w:proofErr w:type="spellStart"/>
                  <w:r w:rsidRPr="00570DCF">
                    <w:rPr>
                      <w:sz w:val="24"/>
                      <w:szCs w:val="24"/>
                      <w:shd w:val="clear" w:color="auto" w:fill="F3F3F3"/>
                    </w:rPr>
                    <w:t>push</w:t>
                  </w:r>
                  <w:proofErr w:type="spellEnd"/>
                </w:p>
              </w:tc>
              <w:tc>
                <w:tcPr>
                  <w:tcW w:w="300" w:type="dxa"/>
                  <w:tcBorders>
                    <w:top w:val="nil"/>
                    <w:left w:val="nil"/>
                    <w:bottom w:val="single" w:sz="4" w:space="0" w:color="000000"/>
                    <w:right w:val="single" w:sz="4" w:space="0" w:color="000000"/>
                  </w:tcBorders>
                  <w:tcMar>
                    <w:left w:w="0" w:type="dxa"/>
                    <w:right w:w="0" w:type="dxa"/>
                  </w:tcMar>
                </w:tcPr>
                <w:p w14:paraId="2A5B41E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09FCB8DB"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3F4C4CE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tcMar>
                    <w:left w:w="0" w:type="dxa"/>
                    <w:right w:w="0" w:type="dxa"/>
                  </w:tcMar>
                </w:tcPr>
                <w:p w14:paraId="6D2FEFB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630D4F7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10ADB95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73ABC17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1F29553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0FB7AD6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1483EA4A"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BD4B4" w:themeFill="accent6" w:themeFillTint="66"/>
                  <w:tcMar>
                    <w:left w:w="0" w:type="dxa"/>
                    <w:right w:w="0" w:type="dxa"/>
                  </w:tcMar>
                </w:tcPr>
                <w:p w14:paraId="23BFD04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BD4B4" w:themeFill="accent6" w:themeFillTint="66"/>
                  <w:tcMar>
                    <w:left w:w="0" w:type="dxa"/>
                    <w:right w:w="0" w:type="dxa"/>
                  </w:tcMar>
                </w:tcPr>
                <w:p w14:paraId="10A5305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BD4B4" w:themeFill="accent6" w:themeFillTint="66"/>
                  <w:tcMar>
                    <w:left w:w="0" w:type="dxa"/>
                    <w:right w:w="0" w:type="dxa"/>
                  </w:tcMar>
                </w:tcPr>
                <w:p w14:paraId="2C3D6F6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BD4B4" w:themeFill="accent6" w:themeFillTint="66"/>
                  <w:tcMar>
                    <w:left w:w="0" w:type="dxa"/>
                    <w:right w:w="0" w:type="dxa"/>
                  </w:tcMar>
                </w:tcPr>
                <w:p w14:paraId="4BE863F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BD4B4" w:themeFill="accent6" w:themeFillTint="66"/>
                  <w:tcMar>
                    <w:left w:w="0" w:type="dxa"/>
                    <w:right w:w="0" w:type="dxa"/>
                  </w:tcMar>
                </w:tcPr>
                <w:p w14:paraId="2D4EE8F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BD4B4" w:themeFill="accent6" w:themeFillTint="66"/>
                  <w:tcMar>
                    <w:left w:w="0" w:type="dxa"/>
                    <w:right w:w="0" w:type="dxa"/>
                  </w:tcMar>
                </w:tcPr>
                <w:p w14:paraId="474D4D50"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7B9BC54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21EB74F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60F297C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55B5465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265784E4"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0691F52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r>
            <w:tr w:rsidR="002E285D" w:rsidRPr="00570DCF" w14:paraId="1FB7D4C7" w14:textId="77777777" w:rsidTr="002E285D">
              <w:trPr>
                <w:trHeight w:val="305"/>
              </w:trPr>
              <w:tc>
                <w:tcPr>
                  <w:tcW w:w="2940" w:type="dxa"/>
                  <w:tcBorders>
                    <w:top w:val="nil"/>
                    <w:left w:val="single" w:sz="4" w:space="0" w:color="000000"/>
                    <w:bottom w:val="single" w:sz="4" w:space="0" w:color="000000"/>
                    <w:right w:val="single" w:sz="4" w:space="0" w:color="000000"/>
                  </w:tcBorders>
                  <w:vAlign w:val="center"/>
                </w:tcPr>
                <w:p w14:paraId="62AE994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shd w:val="clear" w:color="auto" w:fill="F3F3F3"/>
                    </w:rPr>
                    <w:t xml:space="preserve">Sprint 3: Pruebas de aceptación, usabilidad y ajustes iterativos del prototipo </w:t>
                  </w:r>
                  <w:proofErr w:type="spellStart"/>
                  <w:r w:rsidRPr="00570DCF">
                    <w:rPr>
                      <w:sz w:val="24"/>
                      <w:szCs w:val="24"/>
                      <w:shd w:val="clear" w:color="auto" w:fill="F3F3F3"/>
                    </w:rPr>
                    <w:t>movil</w:t>
                  </w:r>
                  <w:proofErr w:type="spellEnd"/>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5F3AF56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73E594F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499076B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4626F9C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604878EB"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5753A95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3F950E0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54481A0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6D1C5A0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73B7DC8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6F93C9E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13B4CEC7"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1A6D5C8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708324F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722D2E74"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4A5C108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D99594" w:themeFill="accent2" w:themeFillTint="99"/>
                  <w:tcMar>
                    <w:left w:w="0" w:type="dxa"/>
                    <w:right w:w="0" w:type="dxa"/>
                  </w:tcMar>
                </w:tcPr>
                <w:p w14:paraId="48F3C72A"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D99594" w:themeFill="accent2" w:themeFillTint="99"/>
                  <w:tcMar>
                    <w:left w:w="0" w:type="dxa"/>
                    <w:right w:w="0" w:type="dxa"/>
                  </w:tcMar>
                </w:tcPr>
                <w:p w14:paraId="4B2C7D3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D99594" w:themeFill="accent2" w:themeFillTint="99"/>
                  <w:tcMar>
                    <w:left w:w="0" w:type="dxa"/>
                    <w:right w:w="0" w:type="dxa"/>
                  </w:tcMar>
                </w:tcPr>
                <w:p w14:paraId="04CC4A20"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D99594" w:themeFill="accent2" w:themeFillTint="99"/>
                  <w:tcMar>
                    <w:left w:w="0" w:type="dxa"/>
                    <w:right w:w="0" w:type="dxa"/>
                  </w:tcMar>
                </w:tcPr>
                <w:p w14:paraId="2C44685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5764C79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50491BA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r>
            <w:tr w:rsidR="002E285D" w:rsidRPr="00570DCF" w14:paraId="0EDFB0DE" w14:textId="77777777" w:rsidTr="002E285D">
              <w:trPr>
                <w:trHeight w:val="305"/>
              </w:trPr>
              <w:tc>
                <w:tcPr>
                  <w:tcW w:w="2940" w:type="dxa"/>
                  <w:tcBorders>
                    <w:top w:val="nil"/>
                    <w:left w:val="single" w:sz="4" w:space="0" w:color="000000"/>
                    <w:bottom w:val="single" w:sz="4" w:space="0" w:color="000000"/>
                    <w:right w:val="single" w:sz="4" w:space="0" w:color="000000"/>
                  </w:tcBorders>
                  <w:vAlign w:val="center"/>
                </w:tcPr>
                <w:p w14:paraId="6A6AA5B7"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Redacción y entrega del documento final para educación</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18644C0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5AC472C4"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3D73B01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1A36D82B"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450FA87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04BF861A"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428839E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7F2173E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41687F3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60E47B00"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384FA70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62C7DDA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288F6A9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20FA2184"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36E490E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7998DB57"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7823937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07DDF80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6981FC3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hemeFill="background1"/>
                  <w:tcMar>
                    <w:left w:w="0" w:type="dxa"/>
                    <w:right w:w="0" w:type="dxa"/>
                  </w:tcMar>
                </w:tcPr>
                <w:p w14:paraId="3AB6911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75FFB3"/>
                  <w:tcMar>
                    <w:left w:w="0" w:type="dxa"/>
                    <w:right w:w="0" w:type="dxa"/>
                  </w:tcMar>
                </w:tcPr>
                <w:p w14:paraId="08EA0764"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tcMar>
                    <w:left w:w="0" w:type="dxa"/>
                    <w:right w:w="0" w:type="dxa"/>
                  </w:tcMar>
                </w:tcPr>
                <w:p w14:paraId="152A327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r>
            <w:tr w:rsidR="002E285D" w:rsidRPr="00570DCF" w14:paraId="43066BE8" w14:textId="77777777" w:rsidTr="002E285D">
              <w:trPr>
                <w:trHeight w:val="305"/>
              </w:trPr>
              <w:tc>
                <w:tcPr>
                  <w:tcW w:w="2940" w:type="dxa"/>
                  <w:tcBorders>
                    <w:top w:val="nil"/>
                    <w:left w:val="single" w:sz="4" w:space="0" w:color="000000"/>
                    <w:bottom w:val="single" w:sz="4" w:space="0" w:color="000000"/>
                    <w:right w:val="single" w:sz="4" w:space="0" w:color="000000"/>
                  </w:tcBorders>
                  <w:vAlign w:val="center"/>
                </w:tcPr>
                <w:p w14:paraId="3690E4C1"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Entrega final con correcciones del </w:t>
                  </w:r>
                  <w:proofErr w:type="spellStart"/>
                  <w:r w:rsidRPr="00570DCF">
                    <w:rPr>
                      <w:sz w:val="24"/>
                      <w:szCs w:val="24"/>
                    </w:rPr>
                    <w:t>comite</w:t>
                  </w:r>
                  <w:proofErr w:type="spellEnd"/>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6FA48B1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1679D0E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5A50AB1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63C0D537"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77C097D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328DEC6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09B3B27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4DD35BA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00" w:type="dxa"/>
                  <w:tcBorders>
                    <w:top w:val="nil"/>
                    <w:left w:val="nil"/>
                    <w:bottom w:val="single" w:sz="4" w:space="0" w:color="000000"/>
                    <w:right w:val="single" w:sz="4" w:space="0" w:color="000000"/>
                  </w:tcBorders>
                  <w:shd w:val="clear" w:color="auto" w:fill="FFFFFF"/>
                  <w:tcMar>
                    <w:left w:w="0" w:type="dxa"/>
                    <w:right w:w="0" w:type="dxa"/>
                  </w:tcMar>
                </w:tcPr>
                <w:p w14:paraId="406FBAE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19623AB0"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687234B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005C8ACD"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794590CB"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7CD0B00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6CFE2DE5"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6E33A84B"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4ECC3A0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0BDC322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197DFBA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112C39EB"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FFFFFF"/>
                  <w:tcMar>
                    <w:left w:w="0" w:type="dxa"/>
                    <w:right w:w="0" w:type="dxa"/>
                  </w:tcMar>
                </w:tcPr>
                <w:p w14:paraId="68B6B6B3"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c>
                <w:tcPr>
                  <w:tcW w:w="340" w:type="dxa"/>
                  <w:tcBorders>
                    <w:top w:val="nil"/>
                    <w:left w:val="nil"/>
                    <w:bottom w:val="single" w:sz="4" w:space="0" w:color="000000"/>
                    <w:right w:val="single" w:sz="4" w:space="0" w:color="000000"/>
                  </w:tcBorders>
                  <w:shd w:val="clear" w:color="auto" w:fill="99FF99"/>
                  <w:tcMar>
                    <w:left w:w="0" w:type="dxa"/>
                    <w:right w:w="0" w:type="dxa"/>
                  </w:tcMar>
                </w:tcPr>
                <w:p w14:paraId="448BD20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w:t>
                  </w:r>
                </w:p>
              </w:tc>
            </w:tr>
          </w:tbl>
          <w:p w14:paraId="686670AE" w14:textId="77777777" w:rsidR="00907E2C" w:rsidRDefault="00907E2C">
            <w:pPr>
              <w:pBdr>
                <w:top w:val="nil"/>
                <w:left w:val="nil"/>
                <w:bottom w:val="nil"/>
                <w:right w:val="nil"/>
                <w:between w:val="nil"/>
              </w:pBdr>
              <w:spacing w:line="360" w:lineRule="auto"/>
              <w:jc w:val="left"/>
              <w:rPr>
                <w:sz w:val="24"/>
                <w:szCs w:val="24"/>
              </w:rPr>
            </w:pPr>
          </w:p>
          <w:p w14:paraId="3CFDB567" w14:textId="77777777" w:rsidR="00570DCF" w:rsidRPr="00570DCF" w:rsidRDefault="00570DCF">
            <w:pPr>
              <w:pBdr>
                <w:top w:val="nil"/>
                <w:left w:val="nil"/>
                <w:bottom w:val="nil"/>
                <w:right w:val="nil"/>
                <w:between w:val="nil"/>
              </w:pBdr>
              <w:spacing w:line="360" w:lineRule="auto"/>
              <w:jc w:val="left"/>
              <w:rPr>
                <w:sz w:val="24"/>
                <w:szCs w:val="24"/>
              </w:rPr>
            </w:pPr>
          </w:p>
          <w:p w14:paraId="6C25035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b/>
                <w:bCs/>
                <w:sz w:val="24"/>
                <w:szCs w:val="24"/>
              </w:rPr>
              <w:t>Presupuesto</w:t>
            </w:r>
          </w:p>
          <w:tbl>
            <w:tblPr>
              <w:tblStyle w:val="af5"/>
              <w:tblW w:w="9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450"/>
              <w:gridCol w:w="1200"/>
              <w:gridCol w:w="1600"/>
              <w:gridCol w:w="1400"/>
              <w:gridCol w:w="2180"/>
            </w:tblGrid>
            <w:tr w:rsidR="00570DCF" w:rsidRPr="00570DCF" w14:paraId="11DD4939" w14:textId="77777777" w:rsidTr="002E285D">
              <w:trPr>
                <w:cantSplit/>
                <w:trHeight w:val="128"/>
              </w:trPr>
              <w:tc>
                <w:tcPr>
                  <w:tcW w:w="1450" w:type="dxa"/>
                  <w:vMerge w:val="restart"/>
                  <w:vAlign w:val="center"/>
                </w:tcPr>
                <w:p w14:paraId="62FEE38B" w14:textId="77777777" w:rsidR="009D6344" w:rsidRPr="00570DCF" w:rsidRDefault="0049373C" w:rsidP="002E285D">
                  <w:pPr>
                    <w:pBdr>
                      <w:top w:val="nil"/>
                      <w:left w:val="nil"/>
                      <w:bottom w:val="nil"/>
                      <w:right w:val="nil"/>
                      <w:between w:val="nil"/>
                    </w:pBdr>
                    <w:spacing w:line="360" w:lineRule="auto"/>
                    <w:jc w:val="left"/>
                    <w:rPr>
                      <w:sz w:val="24"/>
                      <w:szCs w:val="24"/>
                    </w:rPr>
                  </w:pPr>
                  <w:r w:rsidRPr="00570DCF">
                    <w:rPr>
                      <w:b/>
                      <w:bCs/>
                      <w:sz w:val="24"/>
                      <w:szCs w:val="24"/>
                    </w:rPr>
                    <w:t>RUBRO</w:t>
                  </w:r>
                </w:p>
              </w:tc>
              <w:tc>
                <w:tcPr>
                  <w:tcW w:w="1450" w:type="dxa"/>
                  <w:vMerge w:val="restart"/>
                  <w:vAlign w:val="center"/>
                </w:tcPr>
                <w:p w14:paraId="676C46E7"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CANTIDAD</w:t>
                  </w:r>
                </w:p>
              </w:tc>
              <w:tc>
                <w:tcPr>
                  <w:tcW w:w="1200" w:type="dxa"/>
                  <w:vMerge w:val="restart"/>
                  <w:vAlign w:val="center"/>
                </w:tcPr>
                <w:p w14:paraId="3FE8EBFA"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TIEMPO</w:t>
                  </w:r>
                </w:p>
              </w:tc>
              <w:tc>
                <w:tcPr>
                  <w:tcW w:w="3000" w:type="dxa"/>
                  <w:gridSpan w:val="2"/>
                  <w:vAlign w:val="center"/>
                </w:tcPr>
                <w:p w14:paraId="65B1AA6A"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VALOR</w:t>
                  </w:r>
                </w:p>
              </w:tc>
              <w:tc>
                <w:tcPr>
                  <w:tcW w:w="2180" w:type="dxa"/>
                  <w:vMerge w:val="restart"/>
                  <w:vAlign w:val="center"/>
                </w:tcPr>
                <w:p w14:paraId="6BE3811E"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RESPONSABLE DE LA FINANCIACIÓN O GASTO</w:t>
                  </w:r>
                </w:p>
              </w:tc>
            </w:tr>
            <w:tr w:rsidR="00570DCF" w:rsidRPr="00570DCF" w14:paraId="6DFFB1E6" w14:textId="77777777" w:rsidTr="002E285D">
              <w:trPr>
                <w:cantSplit/>
                <w:trHeight w:val="53"/>
              </w:trPr>
              <w:tc>
                <w:tcPr>
                  <w:tcW w:w="1450" w:type="dxa"/>
                  <w:vMerge/>
                  <w:vAlign w:val="center"/>
                </w:tcPr>
                <w:p w14:paraId="714EC3C8"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1450" w:type="dxa"/>
                  <w:vMerge/>
                  <w:vAlign w:val="center"/>
                </w:tcPr>
                <w:p w14:paraId="75B9B2B5" w14:textId="77777777" w:rsidR="009D6344" w:rsidRPr="00570DCF" w:rsidRDefault="009D6344">
                  <w:pPr>
                    <w:widowControl w:val="0"/>
                    <w:pBdr>
                      <w:top w:val="nil"/>
                      <w:left w:val="nil"/>
                      <w:bottom w:val="nil"/>
                      <w:right w:val="nil"/>
                      <w:between w:val="nil"/>
                    </w:pBdr>
                    <w:spacing w:line="276" w:lineRule="auto"/>
                    <w:jc w:val="center"/>
                    <w:rPr>
                      <w:sz w:val="24"/>
                      <w:szCs w:val="24"/>
                    </w:rPr>
                  </w:pPr>
                </w:p>
              </w:tc>
              <w:tc>
                <w:tcPr>
                  <w:tcW w:w="1200" w:type="dxa"/>
                  <w:vMerge/>
                  <w:vAlign w:val="center"/>
                </w:tcPr>
                <w:p w14:paraId="7009CF0C" w14:textId="77777777" w:rsidR="009D6344" w:rsidRPr="00570DCF" w:rsidRDefault="009D6344">
                  <w:pPr>
                    <w:widowControl w:val="0"/>
                    <w:pBdr>
                      <w:top w:val="nil"/>
                      <w:left w:val="nil"/>
                      <w:bottom w:val="nil"/>
                      <w:right w:val="nil"/>
                      <w:between w:val="nil"/>
                    </w:pBdr>
                    <w:spacing w:line="276" w:lineRule="auto"/>
                    <w:jc w:val="center"/>
                    <w:rPr>
                      <w:sz w:val="24"/>
                      <w:szCs w:val="24"/>
                    </w:rPr>
                  </w:pPr>
                </w:p>
              </w:tc>
              <w:tc>
                <w:tcPr>
                  <w:tcW w:w="1600" w:type="dxa"/>
                  <w:vAlign w:val="center"/>
                </w:tcPr>
                <w:p w14:paraId="435904F5" w14:textId="77777777" w:rsidR="009D6344" w:rsidRPr="00570DCF" w:rsidRDefault="0049373C">
                  <w:pPr>
                    <w:pBdr>
                      <w:top w:val="nil"/>
                      <w:left w:val="nil"/>
                      <w:bottom w:val="nil"/>
                      <w:right w:val="nil"/>
                      <w:between w:val="nil"/>
                    </w:pBdr>
                    <w:spacing w:line="360" w:lineRule="auto"/>
                    <w:jc w:val="center"/>
                    <w:rPr>
                      <w:sz w:val="24"/>
                      <w:szCs w:val="24"/>
                    </w:rPr>
                  </w:pPr>
                  <w:r w:rsidRPr="00570DCF">
                    <w:rPr>
                      <w:b/>
                      <w:bCs/>
                      <w:sz w:val="24"/>
                      <w:szCs w:val="24"/>
                    </w:rPr>
                    <w:t>EFECTIVO</w:t>
                  </w:r>
                </w:p>
              </w:tc>
              <w:tc>
                <w:tcPr>
                  <w:tcW w:w="1400" w:type="dxa"/>
                  <w:vAlign w:val="center"/>
                </w:tcPr>
                <w:p w14:paraId="491FFFBF" w14:textId="77777777" w:rsidR="009D6344" w:rsidRPr="00570DCF" w:rsidRDefault="0049373C">
                  <w:pPr>
                    <w:pBdr>
                      <w:top w:val="nil"/>
                      <w:left w:val="nil"/>
                      <w:bottom w:val="nil"/>
                      <w:right w:val="nil"/>
                      <w:between w:val="nil"/>
                    </w:pBdr>
                    <w:spacing w:line="360" w:lineRule="auto"/>
                    <w:jc w:val="center"/>
                    <w:rPr>
                      <w:sz w:val="24"/>
                      <w:szCs w:val="24"/>
                    </w:rPr>
                  </w:pPr>
                  <w:r w:rsidRPr="00570DCF">
                    <w:rPr>
                      <w:b/>
                      <w:bCs/>
                      <w:sz w:val="24"/>
                      <w:szCs w:val="24"/>
                    </w:rPr>
                    <w:t>TOTAL</w:t>
                  </w:r>
                </w:p>
              </w:tc>
              <w:tc>
                <w:tcPr>
                  <w:tcW w:w="2180" w:type="dxa"/>
                  <w:vMerge/>
                  <w:vAlign w:val="center"/>
                </w:tcPr>
                <w:p w14:paraId="6BA32CEF" w14:textId="77777777" w:rsidR="009D6344" w:rsidRPr="00570DCF" w:rsidRDefault="009D6344">
                  <w:pPr>
                    <w:widowControl w:val="0"/>
                    <w:pBdr>
                      <w:top w:val="nil"/>
                      <w:left w:val="nil"/>
                      <w:bottom w:val="nil"/>
                      <w:right w:val="nil"/>
                      <w:between w:val="nil"/>
                    </w:pBdr>
                    <w:spacing w:line="276" w:lineRule="auto"/>
                    <w:jc w:val="left"/>
                    <w:rPr>
                      <w:sz w:val="24"/>
                      <w:szCs w:val="24"/>
                    </w:rPr>
                  </w:pPr>
                </w:p>
              </w:tc>
            </w:tr>
            <w:tr w:rsidR="00570DCF" w:rsidRPr="00570DCF" w14:paraId="39B4D5E5" w14:textId="77777777">
              <w:trPr>
                <w:trHeight w:val="316"/>
              </w:trPr>
              <w:tc>
                <w:tcPr>
                  <w:tcW w:w="9280" w:type="dxa"/>
                  <w:gridSpan w:val="6"/>
                </w:tcPr>
                <w:p w14:paraId="0558C61C" w14:textId="77777777" w:rsidR="009D6344" w:rsidRPr="00570DCF" w:rsidRDefault="0049373C">
                  <w:pPr>
                    <w:pBdr>
                      <w:top w:val="nil"/>
                      <w:left w:val="nil"/>
                      <w:bottom w:val="nil"/>
                      <w:right w:val="nil"/>
                      <w:between w:val="nil"/>
                    </w:pBdr>
                    <w:spacing w:line="360" w:lineRule="auto"/>
                    <w:jc w:val="center"/>
                    <w:rPr>
                      <w:sz w:val="24"/>
                      <w:szCs w:val="24"/>
                    </w:rPr>
                  </w:pPr>
                  <w:r w:rsidRPr="00570DCF">
                    <w:rPr>
                      <w:b/>
                      <w:bCs/>
                      <w:sz w:val="24"/>
                      <w:szCs w:val="24"/>
                    </w:rPr>
                    <w:t xml:space="preserve">Recurso humano </w:t>
                  </w:r>
                </w:p>
              </w:tc>
            </w:tr>
            <w:tr w:rsidR="00570DCF" w:rsidRPr="00570DCF" w14:paraId="377832FE" w14:textId="77777777" w:rsidTr="002E285D">
              <w:trPr>
                <w:trHeight w:val="73"/>
              </w:trPr>
              <w:tc>
                <w:tcPr>
                  <w:tcW w:w="1450" w:type="dxa"/>
                  <w:vAlign w:val="center"/>
                </w:tcPr>
                <w:p w14:paraId="697E9518" w14:textId="77777777" w:rsidR="009D6344" w:rsidRPr="00570DCF" w:rsidRDefault="0049373C" w:rsidP="002E285D">
                  <w:pPr>
                    <w:pBdr>
                      <w:top w:val="nil"/>
                      <w:left w:val="nil"/>
                      <w:bottom w:val="nil"/>
                      <w:right w:val="nil"/>
                      <w:between w:val="nil"/>
                    </w:pBdr>
                    <w:spacing w:line="360" w:lineRule="auto"/>
                    <w:jc w:val="left"/>
                    <w:rPr>
                      <w:sz w:val="24"/>
                      <w:szCs w:val="24"/>
                    </w:rPr>
                  </w:pPr>
                  <w:r w:rsidRPr="00570DCF">
                    <w:rPr>
                      <w:sz w:val="24"/>
                      <w:szCs w:val="24"/>
                    </w:rPr>
                    <w:t>Personal</w:t>
                  </w:r>
                </w:p>
              </w:tc>
              <w:tc>
                <w:tcPr>
                  <w:tcW w:w="1450" w:type="dxa"/>
                  <w:vAlign w:val="center"/>
                </w:tcPr>
                <w:p w14:paraId="382AB0EE"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2</w:t>
                  </w:r>
                </w:p>
              </w:tc>
              <w:tc>
                <w:tcPr>
                  <w:tcW w:w="1200" w:type="dxa"/>
                  <w:vAlign w:val="center"/>
                </w:tcPr>
                <w:p w14:paraId="58D273ED"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4 meses</w:t>
                  </w:r>
                </w:p>
              </w:tc>
              <w:tc>
                <w:tcPr>
                  <w:tcW w:w="1600" w:type="dxa"/>
                  <w:vAlign w:val="center"/>
                </w:tcPr>
                <w:p w14:paraId="1CB6204B"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$0</w:t>
                  </w:r>
                </w:p>
              </w:tc>
              <w:tc>
                <w:tcPr>
                  <w:tcW w:w="1400" w:type="dxa"/>
                  <w:vAlign w:val="center"/>
                </w:tcPr>
                <w:p w14:paraId="1201A4E1" w14:textId="77777777" w:rsidR="009D6344" w:rsidRPr="00570DCF" w:rsidRDefault="009D6344">
                  <w:pPr>
                    <w:pBdr>
                      <w:top w:val="nil"/>
                      <w:left w:val="nil"/>
                      <w:bottom w:val="nil"/>
                      <w:right w:val="nil"/>
                      <w:between w:val="nil"/>
                    </w:pBdr>
                    <w:spacing w:line="360" w:lineRule="auto"/>
                    <w:jc w:val="center"/>
                    <w:rPr>
                      <w:sz w:val="24"/>
                      <w:szCs w:val="24"/>
                    </w:rPr>
                  </w:pPr>
                </w:p>
                <w:p w14:paraId="641F1817"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$0</w:t>
                  </w:r>
                </w:p>
                <w:p w14:paraId="17EC07B8" w14:textId="77777777" w:rsidR="009D6344" w:rsidRPr="00570DCF" w:rsidRDefault="009D6344">
                  <w:pPr>
                    <w:pBdr>
                      <w:top w:val="nil"/>
                      <w:left w:val="nil"/>
                      <w:bottom w:val="nil"/>
                      <w:right w:val="nil"/>
                      <w:between w:val="nil"/>
                    </w:pBdr>
                    <w:spacing w:line="360" w:lineRule="auto"/>
                    <w:jc w:val="center"/>
                    <w:rPr>
                      <w:sz w:val="24"/>
                      <w:szCs w:val="24"/>
                    </w:rPr>
                  </w:pPr>
                </w:p>
              </w:tc>
              <w:tc>
                <w:tcPr>
                  <w:tcW w:w="2180" w:type="dxa"/>
                  <w:vAlign w:val="center"/>
                </w:tcPr>
                <w:p w14:paraId="54F0DDC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Equipo del proyecto (Aporte en especie del equipo de trabajo).</w:t>
                  </w:r>
                </w:p>
              </w:tc>
            </w:tr>
            <w:tr w:rsidR="00570DCF" w:rsidRPr="00570DCF" w14:paraId="247B63DD" w14:textId="77777777">
              <w:trPr>
                <w:trHeight w:val="129"/>
              </w:trPr>
              <w:tc>
                <w:tcPr>
                  <w:tcW w:w="9280" w:type="dxa"/>
                  <w:gridSpan w:val="6"/>
                  <w:vAlign w:val="center"/>
                </w:tcPr>
                <w:p w14:paraId="19491A1C" w14:textId="77777777" w:rsidR="009D6344" w:rsidRPr="00570DCF" w:rsidRDefault="0049373C">
                  <w:pPr>
                    <w:pBdr>
                      <w:top w:val="nil"/>
                      <w:left w:val="nil"/>
                      <w:bottom w:val="nil"/>
                      <w:right w:val="nil"/>
                      <w:between w:val="nil"/>
                    </w:pBdr>
                    <w:spacing w:line="360" w:lineRule="auto"/>
                    <w:jc w:val="center"/>
                    <w:rPr>
                      <w:sz w:val="24"/>
                      <w:szCs w:val="24"/>
                    </w:rPr>
                  </w:pPr>
                  <w:r w:rsidRPr="00570DCF">
                    <w:rPr>
                      <w:b/>
                      <w:bCs/>
                      <w:sz w:val="24"/>
                      <w:szCs w:val="24"/>
                    </w:rPr>
                    <w:t xml:space="preserve">Recursos para la ejecución del proyecto </w:t>
                  </w:r>
                </w:p>
              </w:tc>
            </w:tr>
            <w:tr w:rsidR="00570DCF" w:rsidRPr="00570DCF" w14:paraId="1E16CAA0" w14:textId="77777777" w:rsidTr="002E285D">
              <w:trPr>
                <w:trHeight w:val="53"/>
              </w:trPr>
              <w:tc>
                <w:tcPr>
                  <w:tcW w:w="1450" w:type="dxa"/>
                  <w:vAlign w:val="center"/>
                </w:tcPr>
                <w:p w14:paraId="2CB2D7E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servidor de hosting</w:t>
                  </w:r>
                </w:p>
              </w:tc>
              <w:tc>
                <w:tcPr>
                  <w:tcW w:w="1450" w:type="dxa"/>
                  <w:vAlign w:val="center"/>
                </w:tcPr>
                <w:p w14:paraId="64115863"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1</w:t>
                  </w:r>
                </w:p>
              </w:tc>
              <w:tc>
                <w:tcPr>
                  <w:tcW w:w="1200" w:type="dxa"/>
                  <w:vAlign w:val="center"/>
                </w:tcPr>
                <w:p w14:paraId="0878B2E6"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1 año</w:t>
                  </w:r>
                </w:p>
              </w:tc>
              <w:tc>
                <w:tcPr>
                  <w:tcW w:w="1600" w:type="dxa"/>
                  <w:vAlign w:val="center"/>
                </w:tcPr>
                <w:p w14:paraId="1973C85F" w14:textId="77777777" w:rsidR="009D6344" w:rsidRPr="00570DCF" w:rsidRDefault="009D6344">
                  <w:pPr>
                    <w:pBdr>
                      <w:top w:val="nil"/>
                      <w:left w:val="nil"/>
                      <w:bottom w:val="nil"/>
                      <w:right w:val="nil"/>
                      <w:between w:val="nil"/>
                    </w:pBdr>
                    <w:spacing w:line="360" w:lineRule="auto"/>
                    <w:jc w:val="center"/>
                    <w:rPr>
                      <w:sz w:val="24"/>
                      <w:szCs w:val="24"/>
                    </w:rPr>
                  </w:pPr>
                </w:p>
                <w:p w14:paraId="09DA9B70"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1.200.000</w:t>
                  </w:r>
                </w:p>
                <w:p w14:paraId="2289D0A3" w14:textId="77777777" w:rsidR="009D6344" w:rsidRPr="00570DCF" w:rsidRDefault="009D6344">
                  <w:pPr>
                    <w:pBdr>
                      <w:top w:val="nil"/>
                      <w:left w:val="nil"/>
                      <w:bottom w:val="nil"/>
                      <w:right w:val="nil"/>
                      <w:between w:val="nil"/>
                    </w:pBdr>
                    <w:spacing w:line="360" w:lineRule="auto"/>
                    <w:jc w:val="center"/>
                    <w:rPr>
                      <w:sz w:val="24"/>
                      <w:szCs w:val="24"/>
                    </w:rPr>
                  </w:pPr>
                </w:p>
              </w:tc>
              <w:tc>
                <w:tcPr>
                  <w:tcW w:w="1400" w:type="dxa"/>
                  <w:vAlign w:val="center"/>
                </w:tcPr>
                <w:p w14:paraId="1C15B27E" w14:textId="77777777" w:rsidR="009D6344" w:rsidRPr="00570DCF" w:rsidRDefault="009D6344">
                  <w:pPr>
                    <w:pBdr>
                      <w:top w:val="nil"/>
                      <w:left w:val="nil"/>
                      <w:bottom w:val="nil"/>
                      <w:right w:val="nil"/>
                      <w:between w:val="nil"/>
                    </w:pBdr>
                    <w:spacing w:line="360" w:lineRule="auto"/>
                    <w:jc w:val="center"/>
                    <w:rPr>
                      <w:sz w:val="24"/>
                      <w:szCs w:val="24"/>
                    </w:rPr>
                  </w:pPr>
                </w:p>
                <w:p w14:paraId="076D44DF"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1.200.000</w:t>
                  </w:r>
                </w:p>
                <w:p w14:paraId="05F7E23A" w14:textId="77777777" w:rsidR="009D6344" w:rsidRPr="00570DCF" w:rsidRDefault="009D6344">
                  <w:pPr>
                    <w:pBdr>
                      <w:top w:val="nil"/>
                      <w:left w:val="nil"/>
                      <w:bottom w:val="nil"/>
                      <w:right w:val="nil"/>
                      <w:between w:val="nil"/>
                    </w:pBdr>
                    <w:spacing w:line="360" w:lineRule="auto"/>
                    <w:jc w:val="center"/>
                    <w:rPr>
                      <w:sz w:val="24"/>
                      <w:szCs w:val="24"/>
                    </w:rPr>
                  </w:pPr>
                </w:p>
              </w:tc>
              <w:tc>
                <w:tcPr>
                  <w:tcW w:w="2180" w:type="dxa"/>
                  <w:vAlign w:val="center"/>
                </w:tcPr>
                <w:p w14:paraId="11AE7BE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Equipo del proyecto (autofinanciado o patrocinado).</w:t>
                  </w:r>
                </w:p>
                <w:p w14:paraId="6DD4F70E"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143C40D3" w14:textId="77777777">
              <w:trPr>
                <w:trHeight w:val="221"/>
              </w:trPr>
              <w:tc>
                <w:tcPr>
                  <w:tcW w:w="9280" w:type="dxa"/>
                  <w:gridSpan w:val="6"/>
                  <w:vAlign w:val="center"/>
                </w:tcPr>
                <w:p w14:paraId="6B681D63" w14:textId="77777777" w:rsidR="009D6344" w:rsidRPr="00570DCF" w:rsidRDefault="0049373C">
                  <w:pPr>
                    <w:pBdr>
                      <w:top w:val="nil"/>
                      <w:left w:val="nil"/>
                      <w:bottom w:val="nil"/>
                      <w:right w:val="nil"/>
                      <w:between w:val="nil"/>
                    </w:pBdr>
                    <w:spacing w:line="360" w:lineRule="auto"/>
                    <w:jc w:val="center"/>
                    <w:rPr>
                      <w:sz w:val="24"/>
                      <w:szCs w:val="24"/>
                    </w:rPr>
                  </w:pPr>
                  <w:r w:rsidRPr="00570DCF">
                    <w:rPr>
                      <w:b/>
                      <w:bCs/>
                      <w:sz w:val="24"/>
                      <w:szCs w:val="24"/>
                    </w:rPr>
                    <w:t xml:space="preserve">Materiales e insumos </w:t>
                  </w:r>
                </w:p>
              </w:tc>
            </w:tr>
            <w:tr w:rsidR="00570DCF" w:rsidRPr="00570DCF" w14:paraId="209CD040" w14:textId="77777777" w:rsidTr="002E285D">
              <w:trPr>
                <w:trHeight w:val="53"/>
              </w:trPr>
              <w:tc>
                <w:tcPr>
                  <w:tcW w:w="1450" w:type="dxa"/>
                  <w:vAlign w:val="center"/>
                </w:tcPr>
                <w:p w14:paraId="668F9AD1" w14:textId="77777777" w:rsidR="009D6344" w:rsidRPr="00570DCF" w:rsidRDefault="009D6344">
                  <w:pPr>
                    <w:pBdr>
                      <w:top w:val="nil"/>
                      <w:left w:val="nil"/>
                      <w:bottom w:val="nil"/>
                      <w:right w:val="nil"/>
                      <w:between w:val="nil"/>
                    </w:pBdr>
                    <w:spacing w:line="360" w:lineRule="auto"/>
                    <w:jc w:val="left"/>
                    <w:rPr>
                      <w:sz w:val="24"/>
                      <w:szCs w:val="24"/>
                    </w:rPr>
                  </w:pPr>
                </w:p>
                <w:p w14:paraId="2E333EA9"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licencias de software</w:t>
                  </w:r>
                </w:p>
                <w:p w14:paraId="7EF7A119" w14:textId="77777777" w:rsidR="009D6344" w:rsidRPr="00570DCF" w:rsidRDefault="009D6344">
                  <w:pPr>
                    <w:pBdr>
                      <w:top w:val="nil"/>
                      <w:left w:val="nil"/>
                      <w:bottom w:val="nil"/>
                      <w:right w:val="nil"/>
                      <w:between w:val="nil"/>
                    </w:pBdr>
                    <w:spacing w:line="360" w:lineRule="auto"/>
                    <w:jc w:val="left"/>
                    <w:rPr>
                      <w:sz w:val="24"/>
                      <w:szCs w:val="24"/>
                    </w:rPr>
                  </w:pPr>
                </w:p>
              </w:tc>
              <w:tc>
                <w:tcPr>
                  <w:tcW w:w="1450" w:type="dxa"/>
                  <w:vAlign w:val="center"/>
                </w:tcPr>
                <w:p w14:paraId="7CEC35C3"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3</w:t>
                  </w:r>
                </w:p>
              </w:tc>
              <w:tc>
                <w:tcPr>
                  <w:tcW w:w="1200" w:type="dxa"/>
                  <w:vAlign w:val="center"/>
                </w:tcPr>
                <w:p w14:paraId="0CD77972" w14:textId="77777777" w:rsidR="009D6344" w:rsidRPr="00570DCF" w:rsidRDefault="009D6344">
                  <w:pPr>
                    <w:pBdr>
                      <w:top w:val="nil"/>
                      <w:left w:val="nil"/>
                      <w:bottom w:val="nil"/>
                      <w:right w:val="nil"/>
                      <w:between w:val="nil"/>
                    </w:pBdr>
                    <w:spacing w:line="360" w:lineRule="auto"/>
                    <w:jc w:val="center"/>
                    <w:rPr>
                      <w:sz w:val="24"/>
                      <w:szCs w:val="24"/>
                    </w:rPr>
                  </w:pPr>
                </w:p>
                <w:p w14:paraId="415ACAC7"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4 meses</w:t>
                  </w:r>
                </w:p>
                <w:p w14:paraId="53220F41" w14:textId="77777777" w:rsidR="009D6344" w:rsidRPr="00570DCF" w:rsidRDefault="009D6344">
                  <w:pPr>
                    <w:pBdr>
                      <w:top w:val="nil"/>
                      <w:left w:val="nil"/>
                      <w:bottom w:val="nil"/>
                      <w:right w:val="nil"/>
                      <w:between w:val="nil"/>
                    </w:pBdr>
                    <w:spacing w:line="360" w:lineRule="auto"/>
                    <w:jc w:val="center"/>
                    <w:rPr>
                      <w:sz w:val="24"/>
                      <w:szCs w:val="24"/>
                    </w:rPr>
                  </w:pPr>
                </w:p>
              </w:tc>
              <w:tc>
                <w:tcPr>
                  <w:tcW w:w="1600" w:type="dxa"/>
                  <w:vAlign w:val="center"/>
                </w:tcPr>
                <w:p w14:paraId="5CB01E15" w14:textId="77777777" w:rsidR="009D6344" w:rsidRPr="00570DCF" w:rsidRDefault="009D6344">
                  <w:pPr>
                    <w:pBdr>
                      <w:top w:val="nil"/>
                      <w:left w:val="nil"/>
                      <w:bottom w:val="nil"/>
                      <w:right w:val="nil"/>
                      <w:between w:val="nil"/>
                    </w:pBdr>
                    <w:spacing w:line="360" w:lineRule="auto"/>
                    <w:jc w:val="center"/>
                    <w:rPr>
                      <w:sz w:val="24"/>
                      <w:szCs w:val="24"/>
                    </w:rPr>
                  </w:pPr>
                </w:p>
                <w:p w14:paraId="6B7EF3ED"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500.000</w:t>
                  </w:r>
                </w:p>
                <w:p w14:paraId="0060C54F" w14:textId="77777777" w:rsidR="009D6344" w:rsidRPr="00570DCF" w:rsidRDefault="009D6344">
                  <w:pPr>
                    <w:pBdr>
                      <w:top w:val="nil"/>
                      <w:left w:val="nil"/>
                      <w:bottom w:val="nil"/>
                      <w:right w:val="nil"/>
                      <w:between w:val="nil"/>
                    </w:pBdr>
                    <w:spacing w:line="360" w:lineRule="auto"/>
                    <w:jc w:val="center"/>
                    <w:rPr>
                      <w:sz w:val="24"/>
                      <w:szCs w:val="24"/>
                    </w:rPr>
                  </w:pPr>
                </w:p>
              </w:tc>
              <w:tc>
                <w:tcPr>
                  <w:tcW w:w="1400" w:type="dxa"/>
                  <w:vAlign w:val="center"/>
                </w:tcPr>
                <w:p w14:paraId="1B7E2511" w14:textId="77777777" w:rsidR="009D6344" w:rsidRPr="00570DCF" w:rsidRDefault="009D6344">
                  <w:pPr>
                    <w:pBdr>
                      <w:top w:val="nil"/>
                      <w:left w:val="nil"/>
                      <w:bottom w:val="nil"/>
                      <w:right w:val="nil"/>
                      <w:between w:val="nil"/>
                    </w:pBdr>
                    <w:spacing w:line="360" w:lineRule="auto"/>
                    <w:jc w:val="center"/>
                    <w:rPr>
                      <w:sz w:val="24"/>
                      <w:szCs w:val="24"/>
                    </w:rPr>
                  </w:pPr>
                </w:p>
                <w:p w14:paraId="5160CDF3"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1.500.000</w:t>
                  </w:r>
                </w:p>
                <w:p w14:paraId="09C9C42A" w14:textId="77777777" w:rsidR="009D6344" w:rsidRPr="00570DCF" w:rsidRDefault="009D6344">
                  <w:pPr>
                    <w:pBdr>
                      <w:top w:val="nil"/>
                      <w:left w:val="nil"/>
                      <w:bottom w:val="nil"/>
                      <w:right w:val="nil"/>
                      <w:between w:val="nil"/>
                    </w:pBdr>
                    <w:spacing w:line="360" w:lineRule="auto"/>
                    <w:jc w:val="center"/>
                    <w:rPr>
                      <w:sz w:val="24"/>
                      <w:szCs w:val="24"/>
                    </w:rPr>
                  </w:pPr>
                </w:p>
              </w:tc>
              <w:tc>
                <w:tcPr>
                  <w:tcW w:w="2180" w:type="dxa"/>
                  <w:vAlign w:val="center"/>
                </w:tcPr>
                <w:p w14:paraId="1C772D6B"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Equipo del proyecto (autofinanciado o patrocinado).</w:t>
                  </w:r>
                </w:p>
                <w:p w14:paraId="23161127"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51F2A2FC" w14:textId="77777777">
              <w:trPr>
                <w:trHeight w:val="178"/>
              </w:trPr>
              <w:tc>
                <w:tcPr>
                  <w:tcW w:w="9280" w:type="dxa"/>
                  <w:gridSpan w:val="6"/>
                  <w:vAlign w:val="center"/>
                </w:tcPr>
                <w:p w14:paraId="3AEDDAE0" w14:textId="77777777" w:rsidR="009D6344" w:rsidRPr="00570DCF" w:rsidRDefault="0049373C">
                  <w:pPr>
                    <w:pBdr>
                      <w:top w:val="nil"/>
                      <w:left w:val="nil"/>
                      <w:bottom w:val="nil"/>
                      <w:right w:val="nil"/>
                      <w:between w:val="nil"/>
                    </w:pBdr>
                    <w:spacing w:line="360" w:lineRule="auto"/>
                    <w:jc w:val="center"/>
                    <w:rPr>
                      <w:sz w:val="24"/>
                      <w:szCs w:val="24"/>
                    </w:rPr>
                  </w:pPr>
                  <w:r w:rsidRPr="00570DCF">
                    <w:rPr>
                      <w:b/>
                      <w:bCs/>
                      <w:sz w:val="24"/>
                      <w:szCs w:val="24"/>
                    </w:rPr>
                    <w:t>Otros servicios</w:t>
                  </w:r>
                  <w:r w:rsidRPr="00570DCF">
                    <w:rPr>
                      <w:sz w:val="24"/>
                      <w:szCs w:val="24"/>
                    </w:rPr>
                    <w:t xml:space="preserve"> </w:t>
                  </w:r>
                </w:p>
              </w:tc>
            </w:tr>
            <w:tr w:rsidR="00570DCF" w:rsidRPr="00570DCF" w14:paraId="6F920F25" w14:textId="77777777" w:rsidTr="002E285D">
              <w:trPr>
                <w:trHeight w:val="73"/>
              </w:trPr>
              <w:tc>
                <w:tcPr>
                  <w:tcW w:w="1450" w:type="dxa"/>
                  <w:vAlign w:val="center"/>
                </w:tcPr>
                <w:p w14:paraId="64636EB1"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servicio de marketing</w:t>
                  </w:r>
                </w:p>
              </w:tc>
              <w:tc>
                <w:tcPr>
                  <w:tcW w:w="1450" w:type="dxa"/>
                  <w:vAlign w:val="center"/>
                </w:tcPr>
                <w:p w14:paraId="559A71A3"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1</w:t>
                  </w:r>
                </w:p>
              </w:tc>
              <w:tc>
                <w:tcPr>
                  <w:tcW w:w="1200" w:type="dxa"/>
                  <w:vAlign w:val="center"/>
                </w:tcPr>
                <w:p w14:paraId="2106654A" w14:textId="77777777" w:rsidR="009D6344" w:rsidRPr="00570DCF" w:rsidRDefault="0049373C">
                  <w:pPr>
                    <w:pBdr>
                      <w:top w:val="nil"/>
                      <w:left w:val="nil"/>
                      <w:bottom w:val="nil"/>
                      <w:right w:val="nil"/>
                      <w:between w:val="nil"/>
                    </w:pBdr>
                    <w:spacing w:line="360" w:lineRule="auto"/>
                    <w:jc w:val="center"/>
                    <w:rPr>
                      <w:sz w:val="24"/>
                      <w:szCs w:val="24"/>
                    </w:rPr>
                  </w:pPr>
                  <w:r w:rsidRPr="00570DCF">
                    <w:rPr>
                      <w:sz w:val="24"/>
                      <w:szCs w:val="24"/>
                    </w:rPr>
                    <w:t>1 mes</w:t>
                  </w:r>
                </w:p>
              </w:tc>
              <w:tc>
                <w:tcPr>
                  <w:tcW w:w="1600" w:type="dxa"/>
                  <w:vAlign w:val="center"/>
                </w:tcPr>
                <w:p w14:paraId="0D689104" w14:textId="77777777" w:rsidR="009D6344" w:rsidRPr="00570DCF" w:rsidRDefault="001B4019">
                  <w:pPr>
                    <w:pBdr>
                      <w:top w:val="nil"/>
                      <w:left w:val="nil"/>
                      <w:bottom w:val="nil"/>
                      <w:right w:val="nil"/>
                      <w:between w:val="nil"/>
                    </w:pBdr>
                    <w:spacing w:line="360" w:lineRule="auto"/>
                    <w:jc w:val="center"/>
                    <w:rPr>
                      <w:sz w:val="24"/>
                      <w:szCs w:val="24"/>
                    </w:rPr>
                  </w:pPr>
                  <w:r w:rsidRPr="00570DCF">
                    <w:rPr>
                      <w:sz w:val="24"/>
                      <w:szCs w:val="24"/>
                    </w:rPr>
                    <w:t>$0</w:t>
                  </w:r>
                </w:p>
              </w:tc>
              <w:tc>
                <w:tcPr>
                  <w:tcW w:w="1400" w:type="dxa"/>
                  <w:vAlign w:val="center"/>
                </w:tcPr>
                <w:p w14:paraId="7F9004B7" w14:textId="77777777" w:rsidR="009D6344" w:rsidRPr="00570DCF" w:rsidRDefault="001B4019">
                  <w:pPr>
                    <w:pBdr>
                      <w:top w:val="nil"/>
                      <w:left w:val="nil"/>
                      <w:bottom w:val="nil"/>
                      <w:right w:val="nil"/>
                      <w:between w:val="nil"/>
                    </w:pBdr>
                    <w:spacing w:line="360" w:lineRule="auto"/>
                    <w:jc w:val="center"/>
                    <w:rPr>
                      <w:sz w:val="24"/>
                      <w:szCs w:val="24"/>
                    </w:rPr>
                  </w:pPr>
                  <w:r w:rsidRPr="00570DCF">
                    <w:rPr>
                      <w:sz w:val="24"/>
                      <w:szCs w:val="24"/>
                    </w:rPr>
                    <w:t>$0</w:t>
                  </w:r>
                </w:p>
              </w:tc>
              <w:tc>
                <w:tcPr>
                  <w:tcW w:w="2180" w:type="dxa"/>
                  <w:vAlign w:val="center"/>
                </w:tcPr>
                <w:p w14:paraId="5311DE8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Equipo del proyecto (autofinanciado o patrocinado).</w:t>
                  </w:r>
                </w:p>
              </w:tc>
            </w:tr>
            <w:tr w:rsidR="00570DCF" w:rsidRPr="00570DCF" w14:paraId="42146940" w14:textId="77777777">
              <w:trPr>
                <w:trHeight w:val="104"/>
              </w:trPr>
              <w:tc>
                <w:tcPr>
                  <w:tcW w:w="5700" w:type="dxa"/>
                  <w:gridSpan w:val="4"/>
                  <w:vAlign w:val="center"/>
                </w:tcPr>
                <w:p w14:paraId="515BEA30"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SUBTOTAL</w:t>
                  </w:r>
                </w:p>
              </w:tc>
              <w:tc>
                <w:tcPr>
                  <w:tcW w:w="1400" w:type="dxa"/>
                  <w:vAlign w:val="center"/>
                </w:tcPr>
                <w:p w14:paraId="4E341512" w14:textId="77777777" w:rsidR="009D6344" w:rsidRPr="00570DCF" w:rsidRDefault="001B4019">
                  <w:pPr>
                    <w:pBdr>
                      <w:top w:val="nil"/>
                      <w:left w:val="nil"/>
                      <w:bottom w:val="nil"/>
                      <w:right w:val="nil"/>
                      <w:between w:val="nil"/>
                    </w:pBdr>
                    <w:spacing w:line="360" w:lineRule="auto"/>
                    <w:jc w:val="center"/>
                    <w:rPr>
                      <w:sz w:val="24"/>
                      <w:szCs w:val="24"/>
                    </w:rPr>
                  </w:pPr>
                  <w:r w:rsidRPr="00570DCF">
                    <w:rPr>
                      <w:sz w:val="24"/>
                      <w:szCs w:val="24"/>
                    </w:rPr>
                    <w:t>2.700.000</w:t>
                  </w:r>
                </w:p>
              </w:tc>
              <w:tc>
                <w:tcPr>
                  <w:tcW w:w="2180" w:type="dxa"/>
                  <w:vAlign w:val="center"/>
                </w:tcPr>
                <w:p w14:paraId="3F192104"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1403143F" w14:textId="77777777">
              <w:trPr>
                <w:trHeight w:val="58"/>
              </w:trPr>
              <w:tc>
                <w:tcPr>
                  <w:tcW w:w="5700" w:type="dxa"/>
                  <w:gridSpan w:val="4"/>
                  <w:vAlign w:val="center"/>
                </w:tcPr>
                <w:p w14:paraId="24168B14"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IMPREVISTOS (10%)</w:t>
                  </w:r>
                </w:p>
              </w:tc>
              <w:tc>
                <w:tcPr>
                  <w:tcW w:w="1400" w:type="dxa"/>
                  <w:vAlign w:val="center"/>
                </w:tcPr>
                <w:p w14:paraId="0FE2350B" w14:textId="77777777" w:rsidR="009D6344" w:rsidRPr="00570DCF" w:rsidRDefault="00E97E30">
                  <w:pPr>
                    <w:pBdr>
                      <w:top w:val="nil"/>
                      <w:left w:val="nil"/>
                      <w:bottom w:val="nil"/>
                      <w:right w:val="nil"/>
                      <w:between w:val="nil"/>
                    </w:pBdr>
                    <w:spacing w:line="360" w:lineRule="auto"/>
                    <w:jc w:val="center"/>
                    <w:rPr>
                      <w:sz w:val="24"/>
                      <w:szCs w:val="24"/>
                    </w:rPr>
                  </w:pPr>
                  <w:r>
                    <w:rPr>
                      <w:sz w:val="24"/>
                      <w:szCs w:val="24"/>
                    </w:rPr>
                    <w:t>270.000</w:t>
                  </w:r>
                </w:p>
              </w:tc>
              <w:tc>
                <w:tcPr>
                  <w:tcW w:w="2180" w:type="dxa"/>
                  <w:vAlign w:val="center"/>
                </w:tcPr>
                <w:p w14:paraId="74199201"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6BE79ACC" w14:textId="77777777">
              <w:trPr>
                <w:trHeight w:val="316"/>
              </w:trPr>
              <w:tc>
                <w:tcPr>
                  <w:tcW w:w="5700" w:type="dxa"/>
                  <w:gridSpan w:val="4"/>
                  <w:vAlign w:val="center"/>
                </w:tcPr>
                <w:p w14:paraId="552C6D4F"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TOTAL</w:t>
                  </w:r>
                </w:p>
              </w:tc>
              <w:tc>
                <w:tcPr>
                  <w:tcW w:w="1400" w:type="dxa"/>
                  <w:vAlign w:val="center"/>
                </w:tcPr>
                <w:p w14:paraId="246A40EC" w14:textId="77777777" w:rsidR="009D6344" w:rsidRPr="00570DCF" w:rsidRDefault="00E97E30">
                  <w:pPr>
                    <w:pBdr>
                      <w:top w:val="nil"/>
                      <w:left w:val="nil"/>
                      <w:bottom w:val="nil"/>
                      <w:right w:val="nil"/>
                      <w:between w:val="nil"/>
                    </w:pBdr>
                    <w:spacing w:line="360" w:lineRule="auto"/>
                    <w:jc w:val="center"/>
                    <w:rPr>
                      <w:sz w:val="24"/>
                      <w:szCs w:val="24"/>
                    </w:rPr>
                  </w:pPr>
                  <w:r>
                    <w:rPr>
                      <w:sz w:val="24"/>
                      <w:szCs w:val="24"/>
                    </w:rPr>
                    <w:t>2.970.000</w:t>
                  </w:r>
                </w:p>
              </w:tc>
              <w:tc>
                <w:tcPr>
                  <w:tcW w:w="2180" w:type="dxa"/>
                  <w:vAlign w:val="center"/>
                </w:tcPr>
                <w:p w14:paraId="1B4973AE" w14:textId="77777777" w:rsidR="009D6344" w:rsidRPr="00570DCF" w:rsidRDefault="009D6344">
                  <w:pPr>
                    <w:pBdr>
                      <w:top w:val="nil"/>
                      <w:left w:val="nil"/>
                      <w:bottom w:val="nil"/>
                      <w:right w:val="nil"/>
                      <w:between w:val="nil"/>
                    </w:pBdr>
                    <w:spacing w:line="360" w:lineRule="auto"/>
                    <w:jc w:val="left"/>
                    <w:rPr>
                      <w:sz w:val="24"/>
                      <w:szCs w:val="24"/>
                    </w:rPr>
                  </w:pPr>
                </w:p>
              </w:tc>
            </w:tr>
          </w:tbl>
          <w:p w14:paraId="2F2A73FB"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2909C284" w14:textId="77777777" w:rsidTr="00953A09">
        <w:trPr>
          <w:trHeight w:val="127"/>
          <w:cantSplit/>
        </w:trPr>
        <w:tc>
          <w:tcPr>
            <w:tcW w:w="10451" w:type="dxa"/>
            <w:gridSpan w:val="8"/>
            <w:tcMar>
              <w:top w:w="55" w:type="dxa"/>
              <w:start w:w="65" w:type="dxa"/>
              <w:bottom w:w="55" w:type="dxa"/>
              <w:end w:w="65" w:type="dxa"/>
            </w:tcMar>
          </w:tcPr>
          <w:p w14:paraId="21A23365"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lastRenderedPageBreak/>
              <w:t>Consideraciones Éticas</w:t>
            </w:r>
          </w:p>
          <w:p w14:paraId="669A6ED9"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D9B6DC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proyecto contempla el tratamiento de datos personales, debido a que el prototipo requiere información de los usuarios para realizar procesos de autenticación, gestión de horarios y de registro de asistencia.</w:t>
            </w:r>
          </w:p>
          <w:p w14:paraId="5ECF10D5"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8C5954B"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Durante las pruebas se aplicarán medidas para limitar el acceso a la información y evitar su exposición a usuarios no autorizados. Cuando sea posible, se utilizarán datos ficticios o información de prueba.</w:t>
            </w:r>
          </w:p>
          <w:p w14:paraId="5EFD36E2"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332F77BC"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La información relacionada con ubicación, asistencia y métricas físicas será tratada como información privada y utilizada únicamente para las funcionalidades contempladas en el prototipo.</w:t>
            </w:r>
          </w:p>
          <w:p w14:paraId="3F1135E6"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24D80CA"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proyecto no contempla experimentación con seres vivos, muestras biológicas ni intervención médica. Las funcionalidades relacionadas con el seguimiento físico tendrán únicamente fines de registro y visualización y no realizarán diagnósticos médicos.</w:t>
            </w:r>
          </w:p>
          <w:p w14:paraId="42527CC1"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188DADE"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En caso de realizar encuestas o pruebas de usabilidad con estudiantes, se solicitará previamente su consentimiento y se informará el propósito de la actividad y el tratamiento de los datos obtenidos.</w:t>
            </w:r>
          </w:p>
          <w:p w14:paraId="2A415FED"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48B463E8" w14:textId="77777777" w:rsidTr="00953A09">
        <w:trPr>
          <w:trHeight w:val="127"/>
          <w:cantSplit/>
        </w:trPr>
        <w:tc>
          <w:tcPr>
            <w:tcW w:w="10451" w:type="dxa"/>
            <w:gridSpan w:val="8"/>
            <w:tcMar>
              <w:top w:w="55" w:type="dxa"/>
              <w:start w:w="65" w:type="dxa"/>
              <w:bottom w:w="55" w:type="dxa"/>
              <w:end w:w="65" w:type="dxa"/>
            </w:tcMar>
          </w:tcPr>
          <w:p w14:paraId="76781D5D"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lastRenderedPageBreak/>
              <w:t>Referencias Bibliográficas</w:t>
            </w:r>
          </w:p>
          <w:p w14:paraId="790B69B3" w14:textId="77777777" w:rsidR="00587EFE" w:rsidRPr="001D6E16" w:rsidRDefault="00672DEE">
            <w:pPr>
              <w:spacing w:after="120" w:line="360" w:lineRule="auto"/>
              <w:ind w:left="720" w:hanging="720"/>
              <w:jc w:val="left"/>
              <w:rPr>
                <w:sz w:val="24"/>
                <w:szCs w:val="24"/>
                <w:lang w:val="en-US"/>
              </w:rPr>
            </w:pPr>
            <w:r>
              <w:fldChar w:fldCharType="begin"/>
            </w:r>
            <w:r>
              <w:instrText xml:space="preserve"> BIBLIOGRAPHY \l 9226 </w:instrText>
            </w:r>
            <w:r>
              <w:fldChar w:fldCharType="separate"/>
            </w:r>
            <w:r>
              <w:rPr>
                <w:sz w:val="24"/>
                <w:szCs w:val="24"/>
              </w:rPr>
              <w:t xml:space="preserve">Gómez, J. y Silva, M. (2021). Desafíos operativos en la gestión de centros deportivos: El impacto de la automatización en el servicio al cliente. </w:t>
            </w:r>
            <w:proofErr w:type="spellStart"/>
            <w:r w:rsidRPr="001D6E16">
              <w:rPr>
                <w:i/>
                <w:iCs/>
                <w:sz w:val="24"/>
                <w:szCs w:val="24"/>
                <w:lang w:val="en-US"/>
              </w:rPr>
              <w:t>Revista</w:t>
            </w:r>
            <w:proofErr w:type="spellEnd"/>
            <w:r w:rsidRPr="001D6E16">
              <w:rPr>
                <w:i/>
                <w:iCs/>
                <w:sz w:val="24"/>
                <w:szCs w:val="24"/>
                <w:lang w:val="en-US"/>
              </w:rPr>
              <w:t xml:space="preserve"> de </w:t>
            </w:r>
            <w:proofErr w:type="spellStart"/>
            <w:r w:rsidRPr="001D6E16">
              <w:rPr>
                <w:i/>
                <w:iCs/>
                <w:sz w:val="24"/>
                <w:szCs w:val="24"/>
                <w:lang w:val="en-US"/>
              </w:rPr>
              <w:t>Gestión</w:t>
            </w:r>
            <w:proofErr w:type="spellEnd"/>
            <w:r w:rsidRPr="001D6E16">
              <w:rPr>
                <w:i/>
                <w:iCs/>
                <w:sz w:val="24"/>
                <w:szCs w:val="24"/>
                <w:lang w:val="en-US"/>
              </w:rPr>
              <w:t xml:space="preserve"> </w:t>
            </w:r>
            <w:proofErr w:type="spellStart"/>
            <w:r w:rsidRPr="001D6E16">
              <w:rPr>
                <w:i/>
                <w:iCs/>
                <w:sz w:val="24"/>
                <w:szCs w:val="24"/>
                <w:lang w:val="en-US"/>
              </w:rPr>
              <w:t>Deportiva</w:t>
            </w:r>
            <w:proofErr w:type="spellEnd"/>
            <w:r w:rsidRPr="001D6E16">
              <w:rPr>
                <w:sz w:val="24"/>
                <w:szCs w:val="24"/>
                <w:lang w:val="en-US"/>
              </w:rPr>
              <w:t>, 15(2), 45-60.</w:t>
            </w:r>
          </w:p>
          <w:p w14:paraId="45E2EE0A" w14:textId="77777777" w:rsidR="00587EFE" w:rsidRPr="001D6E16" w:rsidRDefault="00672DEE">
            <w:pPr>
              <w:spacing w:after="120" w:line="360" w:lineRule="auto"/>
              <w:ind w:left="720" w:hanging="720"/>
              <w:jc w:val="left"/>
              <w:rPr>
                <w:sz w:val="24"/>
                <w:szCs w:val="24"/>
                <w:lang w:val="en-US"/>
              </w:rPr>
            </w:pPr>
            <w:r w:rsidRPr="001D6E16">
              <w:rPr>
                <w:sz w:val="24"/>
                <w:szCs w:val="24"/>
                <w:lang w:val="en-US"/>
              </w:rPr>
              <w:t xml:space="preserve">González, L., &amp; Martínez, J. (2022). Mobile Applications in the Fitness Sector: Enhancing User Experience and Performance Tracking. </w:t>
            </w:r>
            <w:r w:rsidRPr="001D6E16">
              <w:rPr>
                <w:i/>
                <w:iCs/>
                <w:sz w:val="24"/>
                <w:szCs w:val="24"/>
                <w:lang w:val="en-US"/>
              </w:rPr>
              <w:t>Journal of Sports Technology</w:t>
            </w:r>
            <w:r w:rsidRPr="001D6E16">
              <w:rPr>
                <w:sz w:val="24"/>
                <w:szCs w:val="24"/>
                <w:lang w:val="en-US"/>
              </w:rPr>
              <w:t xml:space="preserve">. </w:t>
            </w:r>
            <w:hyperlink r:id="rId9">
              <w:r w:rsidRPr="001D6E16">
                <w:rPr>
                  <w:sz w:val="24"/>
                  <w:szCs w:val="24"/>
                  <w:u w:val="single"/>
                  <w:lang w:val="en-US"/>
                </w:rPr>
                <w:t>https://acortar.link/xjtIfG</w:t>
              </w:r>
            </w:hyperlink>
          </w:p>
          <w:p w14:paraId="2DD2D2C5" w14:textId="77777777" w:rsidR="00587EFE" w:rsidRPr="001D6E16" w:rsidRDefault="00672DEE">
            <w:pPr>
              <w:spacing w:after="120" w:line="360" w:lineRule="auto"/>
              <w:ind w:left="720" w:hanging="720"/>
              <w:jc w:val="left"/>
              <w:rPr>
                <w:sz w:val="24"/>
                <w:szCs w:val="24"/>
                <w:lang w:val="en-US"/>
              </w:rPr>
            </w:pPr>
            <w:r w:rsidRPr="001D6E16">
              <w:rPr>
                <w:sz w:val="24"/>
                <w:szCs w:val="24"/>
                <w:lang w:val="en-US"/>
              </w:rPr>
              <w:t xml:space="preserve">López, M., &amp; Fernández, R. (2023). Location-Based Services in Fitness Applications: A Study on User Engagement and Retention. </w:t>
            </w:r>
            <w:r w:rsidRPr="001D6E16">
              <w:rPr>
                <w:i/>
                <w:iCs/>
                <w:sz w:val="24"/>
                <w:szCs w:val="24"/>
                <w:lang w:val="en-US"/>
              </w:rPr>
              <w:t xml:space="preserve">International Journal of Fitness </w:t>
            </w:r>
            <w:proofErr w:type="spellStart"/>
            <w:r w:rsidRPr="001D6E16">
              <w:rPr>
                <w:i/>
                <w:iCs/>
                <w:sz w:val="24"/>
                <w:szCs w:val="24"/>
                <w:lang w:val="en-US"/>
              </w:rPr>
              <w:t>Managemen</w:t>
            </w:r>
            <w:proofErr w:type="spellEnd"/>
            <w:r w:rsidRPr="001D6E16">
              <w:rPr>
                <w:sz w:val="24"/>
                <w:szCs w:val="24"/>
                <w:lang w:val="en-US"/>
              </w:rPr>
              <w:t xml:space="preserve">. </w:t>
            </w:r>
            <w:hyperlink r:id="rId10">
              <w:r w:rsidRPr="001D6E16">
                <w:rPr>
                  <w:sz w:val="24"/>
                  <w:szCs w:val="24"/>
                  <w:u w:val="single"/>
                  <w:lang w:val="en-US"/>
                </w:rPr>
                <w:t>https://acortar.link/BpYiW1</w:t>
              </w:r>
            </w:hyperlink>
          </w:p>
          <w:p w14:paraId="0BECA0F1" w14:textId="77777777" w:rsidR="00587EFE" w:rsidRPr="001D6E16" w:rsidRDefault="00672DEE">
            <w:pPr>
              <w:spacing w:after="120" w:line="360" w:lineRule="auto"/>
              <w:ind w:left="720" w:hanging="720"/>
              <w:jc w:val="left"/>
              <w:rPr>
                <w:sz w:val="24"/>
                <w:szCs w:val="24"/>
                <w:lang w:val="en-US"/>
              </w:rPr>
            </w:pPr>
            <w:r w:rsidRPr="001D6E16">
              <w:rPr>
                <w:sz w:val="24"/>
                <w:szCs w:val="24"/>
                <w:lang w:val="en-US"/>
              </w:rPr>
              <w:lastRenderedPageBreak/>
              <w:t xml:space="preserve">Morales, P., &amp; Torres, S. (2023). The Role of Social Networks in Fitness Applications: Increasing User Commitment Through Gamification. </w:t>
            </w:r>
            <w:r w:rsidRPr="001D6E16">
              <w:rPr>
                <w:i/>
                <w:iCs/>
                <w:sz w:val="24"/>
                <w:szCs w:val="24"/>
                <w:lang w:val="en-US"/>
              </w:rPr>
              <w:t>Journal of Health and Exercise Science</w:t>
            </w:r>
            <w:r w:rsidRPr="001D6E16">
              <w:rPr>
                <w:sz w:val="24"/>
                <w:szCs w:val="24"/>
                <w:lang w:val="en-US"/>
              </w:rPr>
              <w:t xml:space="preserve">. </w:t>
            </w:r>
            <w:hyperlink r:id="rId11">
              <w:r w:rsidRPr="001D6E16">
                <w:rPr>
                  <w:sz w:val="24"/>
                  <w:szCs w:val="24"/>
                  <w:u w:val="single"/>
                  <w:lang w:val="en-US"/>
                </w:rPr>
                <w:t>https://acortar.link/SocimH</w:t>
              </w:r>
            </w:hyperlink>
          </w:p>
          <w:p w14:paraId="0FE6FB12" w14:textId="77777777" w:rsidR="00587EFE" w:rsidRPr="001D6E16" w:rsidRDefault="00672DEE">
            <w:pPr>
              <w:spacing w:after="120" w:line="360" w:lineRule="auto"/>
              <w:ind w:left="720" w:hanging="720"/>
              <w:jc w:val="left"/>
              <w:rPr>
                <w:sz w:val="24"/>
                <w:szCs w:val="24"/>
                <w:lang w:val="en-US"/>
              </w:rPr>
            </w:pPr>
            <w:r w:rsidRPr="001D6E16">
              <w:rPr>
                <w:sz w:val="24"/>
                <w:szCs w:val="24"/>
                <w:lang w:val="en-US"/>
              </w:rPr>
              <w:t xml:space="preserve">Ramírez, A., Pérez, C., &amp; Soto, E. (2021). Dynamic QR Codes for Access Control in Sports Facilities: A Secure Solution. </w:t>
            </w:r>
            <w:r w:rsidRPr="001D6E16">
              <w:rPr>
                <w:i/>
                <w:iCs/>
                <w:sz w:val="24"/>
                <w:szCs w:val="24"/>
                <w:lang w:val="en-US"/>
              </w:rPr>
              <w:t>Journal of Security Technology</w:t>
            </w:r>
            <w:r w:rsidRPr="001D6E16">
              <w:rPr>
                <w:sz w:val="24"/>
                <w:szCs w:val="24"/>
                <w:lang w:val="en-US"/>
              </w:rPr>
              <w:t xml:space="preserve">. </w:t>
            </w:r>
            <w:hyperlink r:id="rId12">
              <w:r w:rsidRPr="001D6E16">
                <w:rPr>
                  <w:sz w:val="24"/>
                  <w:szCs w:val="24"/>
                  <w:u w:val="single"/>
                  <w:lang w:val="en-US"/>
                </w:rPr>
                <w:t>https://acortar.link/hqkMV3</w:t>
              </w:r>
            </w:hyperlink>
          </w:p>
          <w:p w14:paraId="2B3A99E3" w14:textId="77777777" w:rsidR="00587EFE" w:rsidRDefault="00672DEE">
            <w:pPr>
              <w:spacing w:after="120" w:line="360" w:lineRule="auto"/>
              <w:ind w:left="720" w:hanging="720"/>
              <w:jc w:val="left"/>
              <w:rPr>
                <w:sz w:val="24"/>
                <w:szCs w:val="24"/>
              </w:rPr>
            </w:pPr>
            <w:r w:rsidRPr="001D6E16">
              <w:rPr>
                <w:sz w:val="24"/>
                <w:szCs w:val="24"/>
                <w:lang w:val="en-US"/>
              </w:rPr>
              <w:t xml:space="preserve">Ramírez, C., Torres, L., y Vargas, P. (2022). </w:t>
            </w:r>
            <w:r>
              <w:rPr>
                <w:sz w:val="24"/>
                <w:szCs w:val="24"/>
              </w:rPr>
              <w:t xml:space="preserve">Sistemas de control de aforo y su influencia en la seguridad de instalaciones deportivas universitarias. </w:t>
            </w:r>
            <w:r>
              <w:rPr>
                <w:i/>
                <w:iCs/>
                <w:sz w:val="24"/>
                <w:szCs w:val="24"/>
              </w:rPr>
              <w:t>Revista Iberoamericana de Ciencias de la Actividad Física</w:t>
            </w:r>
            <w:r>
              <w:rPr>
                <w:sz w:val="24"/>
                <w:szCs w:val="24"/>
              </w:rPr>
              <w:t>, 11(3), 112-128.</w:t>
            </w:r>
            <w:r>
              <w:fldChar w:fldCharType="end"/>
            </w:r>
          </w:p>
          <w:p w14:paraId="022E63B9"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2E7358F4" w14:textId="77777777" w:rsidTr="00953A09">
        <w:trPr>
          <w:trHeight w:val="127"/>
          <w:cantSplit/>
        </w:trPr>
        <w:tc>
          <w:tcPr>
            <w:tcW w:w="10451" w:type="dxa"/>
            <w:gridSpan w:val="8"/>
            <w:tcMar>
              <w:top w:w="55" w:type="dxa"/>
              <w:start w:w="65" w:type="dxa"/>
              <w:bottom w:w="55" w:type="dxa"/>
              <w:end w:w="65" w:type="dxa"/>
            </w:tcMar>
          </w:tcPr>
          <w:p w14:paraId="4B69A1DC"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lastRenderedPageBreak/>
              <w:t xml:space="preserve">REJILLA DE EVALUACIÓN </w:t>
            </w:r>
          </w:p>
        </w:tc>
      </w:tr>
      <w:tr w:rsidR="00570DCF" w:rsidRPr="00570DCF" w14:paraId="5ACA65F9" w14:textId="77777777" w:rsidTr="00953A09">
        <w:trPr>
          <w:trHeight w:val="1550"/>
          <w:cantSplit/>
        </w:trPr>
        <w:tc>
          <w:tcPr>
            <w:tcW w:w="10451" w:type="dxa"/>
            <w:gridSpan w:val="8"/>
            <w:tcMar>
              <w:top w:w="55" w:type="dxa"/>
              <w:start w:w="65" w:type="dxa"/>
              <w:bottom w:w="55" w:type="dxa"/>
              <w:end w:w="65" w:type="dxa"/>
            </w:tcMar>
          </w:tcPr>
          <w:p w14:paraId="1A284EE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Las UTS agradecen al docente evaluador por su participación en los procesos académicos. Por favor diligencie el siguiente formato para la evaluación de la propuesta de trabajo de grado. En la rejilla de evaluación establezca el cumplimiento de los indicadores marcando con una “x” en cada ítem de acuerdo al resultado de la revisión que realizó. Al finalizar encontrará una sección para relacionar las observaciones. Es importante aclarar que para emitir el concepto de “Aprobado”, se deben cumplir todos los criterios que aplican para la modalidad que se está evaluando.</w:t>
            </w:r>
          </w:p>
          <w:p w14:paraId="17689C1D" w14:textId="77777777" w:rsidR="009D6344" w:rsidRPr="00570DCF" w:rsidRDefault="009D6344">
            <w:pPr>
              <w:pBdr>
                <w:top w:val="nil"/>
                <w:left w:val="nil"/>
                <w:bottom w:val="nil"/>
                <w:right w:val="nil"/>
                <w:between w:val="nil"/>
              </w:pBdr>
              <w:spacing w:line="360" w:lineRule="auto"/>
              <w:ind w:firstLine="720"/>
              <w:jc w:val="left"/>
              <w:rPr>
                <w:sz w:val="24"/>
                <w:szCs w:val="24"/>
              </w:rPr>
            </w:pPr>
          </w:p>
          <w:tbl>
            <w:tblPr>
              <w:tblStyle w:val="af6"/>
              <w:tblW w:w="92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0"/>
              <w:gridCol w:w="2400"/>
              <w:gridCol w:w="255"/>
              <w:gridCol w:w="945"/>
              <w:gridCol w:w="756"/>
              <w:gridCol w:w="644"/>
              <w:gridCol w:w="2557"/>
            </w:tblGrid>
            <w:tr w:rsidR="00570DCF" w:rsidRPr="00570DCF" w14:paraId="787A7B14" w14:textId="77777777">
              <w:trPr>
                <w:trHeight w:val="20"/>
                <w:jc w:val="center"/>
              </w:trPr>
              <w:tc>
                <w:tcPr>
                  <w:tcW w:w="9207" w:type="dxa"/>
                  <w:gridSpan w:val="7"/>
                  <w:shd w:val="clear" w:color="auto" w:fill="BFBFBF"/>
                  <w:vAlign w:val="center"/>
                </w:tcPr>
                <w:p w14:paraId="2339B8FD"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INFORMACIÓN GENERAL DE LA PROPUESTA DE TRABAJO DE GRADO</w:t>
                  </w:r>
                </w:p>
              </w:tc>
            </w:tr>
            <w:tr w:rsidR="00570DCF" w:rsidRPr="00570DCF" w14:paraId="0442D8A2" w14:textId="77777777" w:rsidTr="000730E5">
              <w:trPr>
                <w:trHeight w:val="447"/>
                <w:jc w:val="center"/>
              </w:trPr>
              <w:tc>
                <w:tcPr>
                  <w:tcW w:w="1650" w:type="dxa"/>
                  <w:vAlign w:val="center"/>
                </w:tcPr>
                <w:p w14:paraId="0DD09ED0"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Fecha</w:t>
                  </w:r>
                </w:p>
              </w:tc>
              <w:tc>
                <w:tcPr>
                  <w:tcW w:w="2655" w:type="dxa"/>
                  <w:gridSpan w:val="2"/>
                  <w:vAlign w:val="center"/>
                </w:tcPr>
                <w:p w14:paraId="17693E73" w14:textId="77777777" w:rsidR="009D6344" w:rsidRPr="00570DCF" w:rsidRDefault="009D6344">
                  <w:pPr>
                    <w:pBdr>
                      <w:top w:val="nil"/>
                      <w:left w:val="nil"/>
                      <w:bottom w:val="nil"/>
                      <w:right w:val="nil"/>
                      <w:between w:val="nil"/>
                    </w:pBdr>
                    <w:spacing w:line="360" w:lineRule="auto"/>
                    <w:jc w:val="left"/>
                    <w:rPr>
                      <w:sz w:val="24"/>
                      <w:szCs w:val="24"/>
                    </w:rPr>
                  </w:pPr>
                </w:p>
                <w:p w14:paraId="3B8D6DB0" w14:textId="77777777" w:rsidR="009D6344" w:rsidRPr="00570DCF" w:rsidRDefault="00200E11">
                  <w:pPr>
                    <w:pBdr>
                      <w:top w:val="nil"/>
                      <w:left w:val="nil"/>
                      <w:bottom w:val="nil"/>
                      <w:right w:val="nil"/>
                      <w:between w:val="nil"/>
                    </w:pBdr>
                    <w:spacing w:line="360" w:lineRule="auto"/>
                    <w:jc w:val="left"/>
                    <w:rPr>
                      <w:sz w:val="24"/>
                      <w:szCs w:val="24"/>
                    </w:rPr>
                  </w:pPr>
                  <w:r w:rsidRPr="00570DCF">
                    <w:rPr>
                      <w:sz w:val="24"/>
                      <w:szCs w:val="24"/>
                    </w:rPr>
                    <w:t>11</w:t>
                  </w:r>
                  <w:r w:rsidR="0049373C" w:rsidRPr="00570DCF">
                    <w:rPr>
                      <w:sz w:val="24"/>
                      <w:szCs w:val="24"/>
                    </w:rPr>
                    <w:t>/</w:t>
                  </w:r>
                  <w:r w:rsidRPr="00570DCF">
                    <w:rPr>
                      <w:sz w:val="24"/>
                      <w:szCs w:val="24"/>
                    </w:rPr>
                    <w:t>09</w:t>
                  </w:r>
                  <w:r w:rsidR="0049373C" w:rsidRPr="00570DCF">
                    <w:rPr>
                      <w:sz w:val="24"/>
                      <w:szCs w:val="24"/>
                    </w:rPr>
                    <w:t>/</w:t>
                  </w:r>
                  <w:r w:rsidRPr="00570DCF">
                    <w:rPr>
                      <w:sz w:val="24"/>
                      <w:szCs w:val="24"/>
                    </w:rPr>
                    <w:t>2026</w:t>
                  </w:r>
                </w:p>
                <w:p w14:paraId="3BB5BD59" w14:textId="77777777" w:rsidR="009D6344" w:rsidRPr="00570DCF" w:rsidRDefault="009D6344">
                  <w:pPr>
                    <w:pBdr>
                      <w:top w:val="nil"/>
                      <w:left w:val="nil"/>
                      <w:bottom w:val="nil"/>
                      <w:right w:val="nil"/>
                      <w:between w:val="nil"/>
                    </w:pBdr>
                    <w:spacing w:line="360" w:lineRule="auto"/>
                    <w:jc w:val="left"/>
                    <w:rPr>
                      <w:sz w:val="24"/>
                      <w:szCs w:val="24"/>
                    </w:rPr>
                  </w:pPr>
                </w:p>
              </w:tc>
              <w:tc>
                <w:tcPr>
                  <w:tcW w:w="945" w:type="dxa"/>
                  <w:vAlign w:val="center"/>
                </w:tcPr>
                <w:p w14:paraId="462DD2F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Código de la propuesta</w:t>
                  </w:r>
                </w:p>
              </w:tc>
              <w:tc>
                <w:tcPr>
                  <w:tcW w:w="3957" w:type="dxa"/>
                  <w:gridSpan w:val="3"/>
                  <w:vAlign w:val="center"/>
                </w:tcPr>
                <w:p w14:paraId="6C29377E" w14:textId="43847B9B" w:rsidR="009D6344" w:rsidRPr="00570DCF" w:rsidRDefault="000730E5" w:rsidP="000730E5">
                  <w:pPr>
                    <w:textDirection w:val="btLr"/>
                    <w:rPr>
                      <w:sz w:val="24"/>
                      <w:szCs w:val="24"/>
                    </w:rPr>
                  </w:pPr>
                  <w:r w:rsidRPr="000730E5">
                    <w:rPr>
                      <w:sz w:val="24"/>
                      <w:szCs w:val="24"/>
                    </w:rPr>
                    <w:t>65-2026-255</w:t>
                  </w:r>
                </w:p>
              </w:tc>
            </w:tr>
            <w:tr w:rsidR="00570DCF" w:rsidRPr="00570DCF" w14:paraId="10EED19B" w14:textId="77777777">
              <w:trPr>
                <w:trHeight w:val="20"/>
                <w:jc w:val="center"/>
              </w:trPr>
              <w:tc>
                <w:tcPr>
                  <w:tcW w:w="1650" w:type="dxa"/>
                  <w:vAlign w:val="center"/>
                </w:tcPr>
                <w:p w14:paraId="137D7C1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Modalidad</w:t>
                  </w:r>
                </w:p>
              </w:tc>
              <w:tc>
                <w:tcPr>
                  <w:tcW w:w="7557" w:type="dxa"/>
                  <w:gridSpan w:val="6"/>
                  <w:vAlign w:val="center"/>
                </w:tcPr>
                <w:p w14:paraId="500D8160" w14:textId="55532B73" w:rsidR="009D6344" w:rsidRPr="00570DCF" w:rsidRDefault="000730E5">
                  <w:pPr>
                    <w:pBdr>
                      <w:top w:val="nil"/>
                      <w:left w:val="nil"/>
                      <w:bottom w:val="nil"/>
                      <w:right w:val="nil"/>
                      <w:between w:val="nil"/>
                    </w:pBdr>
                    <w:spacing w:line="360" w:lineRule="auto"/>
                    <w:jc w:val="left"/>
                    <w:rPr>
                      <w:sz w:val="24"/>
                      <w:szCs w:val="24"/>
                    </w:rPr>
                  </w:pPr>
                  <w:r w:rsidRPr="00570DCF">
                    <w:rPr>
                      <w:noProof/>
                      <w:sz w:val="24"/>
                      <w:szCs w:val="24"/>
                    </w:rPr>
                    <mc:AlternateContent>
                      <mc:Choice Requires="wps">
                        <w:drawing>
                          <wp:anchor distT="0" distB="0" distL="114300" distR="114300" simplePos="0" relativeHeight="251675648" behindDoc="0" locked="0" layoutInCell="1" hidden="0" allowOverlap="1" wp14:anchorId="04C513E0" wp14:editId="7A2F0313">
                            <wp:simplePos x="0" y="0"/>
                            <wp:positionH relativeFrom="column">
                              <wp:posOffset>3352800</wp:posOffset>
                            </wp:positionH>
                            <wp:positionV relativeFrom="paragraph">
                              <wp:posOffset>-10795</wp:posOffset>
                            </wp:positionV>
                            <wp:extent cx="285750" cy="295275"/>
                            <wp:effectExtent l="0" t="0" r="0" b="0"/>
                            <wp:wrapNone/>
                            <wp:docPr id="10" name="Rectángulo 10"/>
                            <wp:cNvGraphicFramePr/>
                            <a:graphic xmlns:a="http://schemas.openxmlformats.org/drawingml/2006/main">
                              <a:graphicData uri="http://schemas.microsoft.com/office/word/2010/wordprocessingShape">
                                <wps:wsp>
                                  <wps:cNvSpPr/>
                                  <wps:spPr>
                                    <a:xfrm>
                                      <a:off x="0" y="0"/>
                                      <a:ext cx="285750" cy="295275"/>
                                    </a:xfrm>
                                    <a:prstGeom prst="rect">
                                      <a:avLst/>
                                    </a:prstGeom>
                                    <a:noFill/>
                                    <a:ln>
                                      <a:noFill/>
                                    </a:ln>
                                  </wps:spPr>
                                  <wps:txbx>
                                    <w:txbxContent>
                                      <w:p w14:paraId="5371471D" w14:textId="77777777" w:rsidR="000730E5" w:rsidRDefault="000730E5" w:rsidP="000730E5">
                                        <w:pPr>
                                          <w:textDirection w:val="btLr"/>
                                        </w:pPr>
                                        <w:r>
                                          <w:rPr>
                                            <w:b/>
                                            <w:color w:val="000000"/>
                                          </w:rPr>
                                          <w:t>X</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4C513E0" id="Rectángulo 10" o:spid="_x0000_s1028" style="position:absolute;margin-left:264pt;margin-top:-.85pt;width:22.5pt;height:2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" filled="f" stroked="f">
                            <v:textbox inset="2.53958mm,1.2694mm,2.53958mm,1.2694mm">
                              <w:txbxContent>
                                <w:p w14:paraId="5371471D" w14:textId="77777777" w:rsidR="000730E5" w:rsidRDefault="000730E5" w:rsidP="000730E5">
                                  <w:pPr>
                                    <w:textDirection w:val="btLr"/>
                                  </w:pPr>
                                  <w:r>
                                    <w:rPr>
                                      <w:b/>
                                      <w:color w:val="000000"/>
                                    </w:rPr>
                                    <w:t>X</w:t>
                                  </w:r>
                                </w:p>
                              </w:txbxContent>
                            </v:textbox>
                          </v:rect>
                        </w:pict>
                      </mc:Fallback>
                    </mc:AlternateContent>
                  </w:r>
                  <w:sdt>
                    <w:sdtPr>
                      <w:rPr>
                        <w:sz w:val="24"/>
                        <w:szCs w:val="24"/>
                      </w:rPr>
                      <w:tag w:val="goog_rdk_11"/>
                      <w:id w:val="-57564201"/>
                    </w:sdtPr>
                    <w:sdtEndPr/>
                    <w:sdtContent>
                      <w:r w:rsidR="0049373C" w:rsidRPr="00570DCF">
                        <w:rPr>
                          <w:rFonts w:ascii="Segoe UI Symbol" w:eastAsia="Arial Unicode MS" w:hAnsi="Segoe UI Symbol" w:cs="Segoe UI Symbol"/>
                          <w:sz w:val="24"/>
                          <w:szCs w:val="24"/>
                        </w:rPr>
                        <w:t>☐</w:t>
                      </w:r>
                    </w:sdtContent>
                  </w:sdt>
                  <w:r w:rsidR="0049373C" w:rsidRPr="00570DCF">
                    <w:rPr>
                      <w:sz w:val="24"/>
                      <w:szCs w:val="24"/>
                    </w:rPr>
                    <w:t xml:space="preserve"> Proyecto de Investigación        </w:t>
                  </w:r>
                  <w:sdt>
                    <w:sdtPr>
                      <w:rPr>
                        <w:sz w:val="24"/>
                        <w:szCs w:val="24"/>
                      </w:rPr>
                      <w:tag w:val="goog_rdk_12"/>
                      <w:id w:val="1872909274"/>
                    </w:sdtPr>
                    <w:sdtEndPr/>
                    <w:sdtContent>
                      <w:r w:rsidR="0049373C" w:rsidRPr="00570DCF">
                        <w:rPr>
                          <w:rFonts w:ascii="Segoe UI Symbol" w:eastAsia="Arial Unicode MS" w:hAnsi="Segoe UI Symbol" w:cs="Segoe UI Symbol"/>
                          <w:sz w:val="24"/>
                          <w:szCs w:val="24"/>
                        </w:rPr>
                        <w:t>☐</w:t>
                      </w:r>
                    </w:sdtContent>
                  </w:sdt>
                  <w:r w:rsidR="0049373C" w:rsidRPr="00570DCF">
                    <w:rPr>
                      <w:sz w:val="24"/>
                      <w:szCs w:val="24"/>
                    </w:rPr>
                    <w:t xml:space="preserve"> Monografía     </w:t>
                  </w:r>
                  <w:sdt>
                    <w:sdtPr>
                      <w:rPr>
                        <w:sz w:val="24"/>
                        <w:szCs w:val="24"/>
                      </w:rPr>
                      <w:tag w:val="goog_rdk_13"/>
                      <w:id w:val="-1117088146"/>
                    </w:sdtPr>
                    <w:sdtEndPr/>
                    <w:sdtContent>
                      <w:r w:rsidR="0049373C" w:rsidRPr="00570DCF">
                        <w:rPr>
                          <w:rFonts w:ascii="Segoe UI Symbol" w:eastAsia="Arial Unicode MS" w:hAnsi="Segoe UI Symbol" w:cs="Segoe UI Symbol"/>
                          <w:sz w:val="24"/>
                          <w:szCs w:val="24"/>
                        </w:rPr>
                        <w:t>☐</w:t>
                      </w:r>
                    </w:sdtContent>
                  </w:sdt>
                  <w:r w:rsidR="0049373C" w:rsidRPr="00570DCF">
                    <w:rPr>
                      <w:sz w:val="24"/>
                      <w:szCs w:val="24"/>
                    </w:rPr>
                    <w:t xml:space="preserve"> Desarrollo Tecnológico </w:t>
                  </w:r>
                  <w:sdt>
                    <w:sdtPr>
                      <w:rPr>
                        <w:sz w:val="24"/>
                        <w:szCs w:val="24"/>
                      </w:rPr>
                      <w:tag w:val="goog_rdk_14"/>
                      <w:id w:val="-999772461"/>
                    </w:sdtPr>
                    <w:sdtEndPr/>
                    <w:sdtContent>
                      <w:r w:rsidR="0049373C" w:rsidRPr="00570DCF">
                        <w:rPr>
                          <w:rFonts w:ascii="Segoe UI Symbol" w:eastAsia="Arial Unicode MS" w:hAnsi="Segoe UI Symbol" w:cs="Segoe UI Symbol"/>
                          <w:sz w:val="24"/>
                          <w:szCs w:val="24"/>
                        </w:rPr>
                        <w:t>☐</w:t>
                      </w:r>
                    </w:sdtContent>
                  </w:sdt>
                  <w:r w:rsidR="0049373C" w:rsidRPr="00570DCF">
                    <w:rPr>
                      <w:sz w:val="24"/>
                      <w:szCs w:val="24"/>
                    </w:rPr>
                    <w:t xml:space="preserve"> Seminario</w:t>
                  </w:r>
                </w:p>
                <w:p w14:paraId="31291A9D" w14:textId="29D7C2A6" w:rsidR="009D6344" w:rsidRPr="00570DCF" w:rsidRDefault="009D6C46">
                  <w:pPr>
                    <w:pBdr>
                      <w:top w:val="nil"/>
                      <w:left w:val="nil"/>
                      <w:bottom w:val="nil"/>
                      <w:right w:val="nil"/>
                      <w:between w:val="nil"/>
                    </w:pBdr>
                    <w:spacing w:line="360" w:lineRule="auto"/>
                    <w:jc w:val="left"/>
                    <w:rPr>
                      <w:sz w:val="24"/>
                      <w:szCs w:val="24"/>
                    </w:rPr>
                  </w:pPr>
                  <w:sdt>
                    <w:sdtPr>
                      <w:rPr>
                        <w:sz w:val="24"/>
                        <w:szCs w:val="24"/>
                      </w:rPr>
                      <w:tag w:val="goog_rdk_15"/>
                      <w:id w:val="-1037686738"/>
                    </w:sdtPr>
                    <w:sdtEndPr/>
                    <w:sdtContent>
                      <w:r w:rsidR="0049373C" w:rsidRPr="00570DCF">
                        <w:rPr>
                          <w:rFonts w:ascii="Segoe UI Symbol" w:eastAsia="Arial Unicode MS" w:hAnsi="Segoe UI Symbol" w:cs="Segoe UI Symbol"/>
                          <w:sz w:val="24"/>
                          <w:szCs w:val="24"/>
                        </w:rPr>
                        <w:t>☐</w:t>
                      </w:r>
                    </w:sdtContent>
                  </w:sdt>
                  <w:r w:rsidR="0049373C" w:rsidRPr="00570DCF">
                    <w:rPr>
                      <w:sz w:val="24"/>
                      <w:szCs w:val="24"/>
                    </w:rPr>
                    <w:t xml:space="preserve"> Emprendimiento</w:t>
                  </w:r>
                </w:p>
              </w:tc>
            </w:tr>
            <w:tr w:rsidR="00570DCF" w:rsidRPr="00570DCF" w14:paraId="56250687" w14:textId="77777777">
              <w:trPr>
                <w:trHeight w:val="20"/>
                <w:jc w:val="center"/>
              </w:trPr>
              <w:tc>
                <w:tcPr>
                  <w:tcW w:w="1650" w:type="dxa"/>
                  <w:vAlign w:val="center"/>
                </w:tcPr>
                <w:p w14:paraId="34EBCF3F"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Modalidad Específica</w:t>
                  </w:r>
                </w:p>
              </w:tc>
              <w:tc>
                <w:tcPr>
                  <w:tcW w:w="7557" w:type="dxa"/>
                  <w:gridSpan w:val="6"/>
                  <w:vAlign w:val="center"/>
                </w:tcPr>
                <w:p w14:paraId="557A769B" w14:textId="77777777" w:rsidR="009D6344" w:rsidRPr="00570DCF" w:rsidRDefault="0049373C">
                  <w:pPr>
                    <w:pBdr>
                      <w:top w:val="nil"/>
                      <w:left w:val="nil"/>
                      <w:bottom w:val="nil"/>
                      <w:right w:val="nil"/>
                      <w:between w:val="nil"/>
                    </w:pBdr>
                    <w:spacing w:line="360" w:lineRule="auto"/>
                    <w:jc w:val="left"/>
                    <w:rPr>
                      <w:rFonts w:eastAsia="Quattrocento Sans"/>
                      <w:sz w:val="24"/>
                      <w:szCs w:val="24"/>
                    </w:rPr>
                  </w:pPr>
                  <w:r w:rsidRPr="00570DCF">
                    <w:rPr>
                      <w:rFonts w:eastAsia="Quattrocento Sans"/>
                      <w:sz w:val="24"/>
                      <w:szCs w:val="24"/>
                    </w:rPr>
                    <w:t>(</w:t>
                  </w:r>
                  <w:r w:rsidR="001A7C2D" w:rsidRPr="00570DCF">
                    <w:rPr>
                      <w:rFonts w:eastAsia="Quattrocento Sans"/>
                      <w:sz w:val="24"/>
                      <w:szCs w:val="24"/>
                    </w:rPr>
                    <w:t>Desarrollo de software</w:t>
                  </w:r>
                  <w:r w:rsidRPr="00570DCF">
                    <w:rPr>
                      <w:rFonts w:eastAsia="Quattrocento Sans"/>
                      <w:sz w:val="24"/>
                      <w:szCs w:val="24"/>
                    </w:rPr>
                    <w:t>)</w:t>
                  </w:r>
                </w:p>
              </w:tc>
            </w:tr>
            <w:tr w:rsidR="00570DCF" w:rsidRPr="00570DCF" w14:paraId="407ADD7F" w14:textId="77777777">
              <w:trPr>
                <w:trHeight w:val="20"/>
                <w:jc w:val="center"/>
              </w:trPr>
              <w:tc>
                <w:tcPr>
                  <w:tcW w:w="1650" w:type="dxa"/>
                  <w:vAlign w:val="center"/>
                </w:tcPr>
                <w:p w14:paraId="65784A4C"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Titulo</w:t>
                  </w:r>
                </w:p>
              </w:tc>
              <w:tc>
                <w:tcPr>
                  <w:tcW w:w="7557" w:type="dxa"/>
                  <w:gridSpan w:val="6"/>
                  <w:vAlign w:val="center"/>
                </w:tcPr>
                <w:p w14:paraId="52C73CF8" w14:textId="77777777" w:rsidR="009D6344" w:rsidRPr="00570DCF" w:rsidRDefault="009D6C46" w:rsidP="00200E11">
                  <w:pPr>
                    <w:pBdr>
                      <w:top w:val="nil"/>
                      <w:left w:val="nil"/>
                      <w:bottom w:val="nil"/>
                      <w:right w:val="nil"/>
                      <w:between w:val="nil"/>
                    </w:pBdr>
                    <w:spacing w:line="360" w:lineRule="auto"/>
                    <w:jc w:val="left"/>
                    <w:rPr>
                      <w:sz w:val="24"/>
                      <w:szCs w:val="24"/>
                    </w:rPr>
                  </w:pPr>
                  <w:sdt>
                    <w:sdtPr>
                      <w:rPr>
                        <w:sz w:val="24"/>
                        <w:szCs w:val="24"/>
                      </w:rPr>
                      <w:tag w:val="goog_rdk_0"/>
                      <w:id w:val="1420753892"/>
                    </w:sdtPr>
                    <w:sdtEndPr/>
                    <w:sdtContent>
                      <w:ins w:id="0" w:author="Profesor John Mantilla" w:date="2026-09-18T00:17:00Z">
                        <w:r w:rsidR="00200E11" w:rsidRPr="00570DCF">
                          <w:rPr>
                            <w:sz w:val="24"/>
                            <w:szCs w:val="24"/>
                          </w:rPr>
                          <w:t xml:space="preserve">Desarrollo de un </w:t>
                        </w:r>
                      </w:ins>
                    </w:sdtContent>
                  </w:sdt>
                  <w:r w:rsidR="00200E11" w:rsidRPr="00570DCF">
                    <w:rPr>
                      <w:sz w:val="24"/>
                      <w:szCs w:val="24"/>
                    </w:rPr>
                    <w:t>Prototipo tecnológico para el Control de Ingreso y Comunicación en el Gimnasio UTS Mediante una App móvil</w:t>
                  </w:r>
                </w:p>
              </w:tc>
            </w:tr>
            <w:tr w:rsidR="00570DCF" w:rsidRPr="00570DCF" w14:paraId="66052A34" w14:textId="77777777">
              <w:trPr>
                <w:cantSplit/>
                <w:trHeight w:val="20"/>
                <w:jc w:val="center"/>
              </w:trPr>
              <w:tc>
                <w:tcPr>
                  <w:tcW w:w="1650" w:type="dxa"/>
                  <w:vMerge w:val="restart"/>
                  <w:vAlign w:val="center"/>
                </w:tcPr>
                <w:p w14:paraId="44901E17"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Estudiantes</w:t>
                  </w:r>
                </w:p>
              </w:tc>
              <w:tc>
                <w:tcPr>
                  <w:tcW w:w="2400" w:type="dxa"/>
                  <w:vAlign w:val="center"/>
                </w:tcPr>
                <w:p w14:paraId="67DF20BC" w14:textId="77777777" w:rsidR="00AF5DE0" w:rsidRPr="00570DCF" w:rsidRDefault="0049373C" w:rsidP="00AF5DE0">
                  <w:pPr>
                    <w:spacing w:line="360" w:lineRule="auto"/>
                    <w:jc w:val="left"/>
                    <w:rPr>
                      <w:sz w:val="24"/>
                      <w:szCs w:val="24"/>
                      <w:lang w:val="es-ES"/>
                    </w:rPr>
                  </w:pPr>
                  <w:r w:rsidRPr="00570DCF">
                    <w:rPr>
                      <w:sz w:val="24"/>
                      <w:szCs w:val="24"/>
                    </w:rPr>
                    <w:t>1.</w:t>
                  </w:r>
                  <w:r w:rsidR="00AF5DE0" w:rsidRPr="00570DCF">
                    <w:rPr>
                      <w:sz w:val="24"/>
                      <w:szCs w:val="24"/>
                      <w:lang w:val="es-ES"/>
                    </w:rPr>
                    <w:t xml:space="preserve">Santiago Andrés Rivas </w:t>
                  </w:r>
                  <w:proofErr w:type="spellStart"/>
                  <w:r w:rsidR="00AF5DE0" w:rsidRPr="00570DCF">
                    <w:rPr>
                      <w:sz w:val="24"/>
                      <w:szCs w:val="24"/>
                      <w:lang w:val="es-ES"/>
                    </w:rPr>
                    <w:t>Chapon</w:t>
                  </w:r>
                  <w:proofErr w:type="spellEnd"/>
                </w:p>
                <w:p w14:paraId="75F7B7F7" w14:textId="77777777" w:rsidR="009D6344" w:rsidRPr="00570DCF" w:rsidRDefault="009D6344">
                  <w:pPr>
                    <w:pBdr>
                      <w:top w:val="nil"/>
                      <w:left w:val="nil"/>
                      <w:bottom w:val="nil"/>
                      <w:right w:val="nil"/>
                      <w:between w:val="nil"/>
                    </w:pBdr>
                    <w:spacing w:line="360" w:lineRule="auto"/>
                    <w:jc w:val="left"/>
                    <w:rPr>
                      <w:sz w:val="24"/>
                      <w:szCs w:val="24"/>
                    </w:rPr>
                  </w:pPr>
                </w:p>
              </w:tc>
              <w:tc>
                <w:tcPr>
                  <w:tcW w:w="2600" w:type="dxa"/>
                  <w:gridSpan w:val="4"/>
                  <w:vAlign w:val="center"/>
                </w:tcPr>
                <w:p w14:paraId="3B597F9C"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Cédula:</w:t>
                  </w:r>
                  <w:r w:rsidR="00AF5DE0" w:rsidRPr="00570DCF">
                    <w:rPr>
                      <w:sz w:val="24"/>
                      <w:szCs w:val="24"/>
                      <w:lang w:val="es-ES"/>
                    </w:rPr>
                    <w:t>1007043929</w:t>
                  </w:r>
                </w:p>
                <w:p w14:paraId="7381475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Teléfono:</w:t>
                  </w:r>
                  <w:r w:rsidR="00907E2C" w:rsidRPr="00570DCF">
                    <w:rPr>
                      <w:sz w:val="24"/>
                      <w:szCs w:val="24"/>
                    </w:rPr>
                    <w:t xml:space="preserve"> 3152836390</w:t>
                  </w:r>
                </w:p>
              </w:tc>
              <w:tc>
                <w:tcPr>
                  <w:tcW w:w="2557" w:type="dxa"/>
                  <w:vAlign w:val="center"/>
                </w:tcPr>
                <w:p w14:paraId="419A628B" w14:textId="77777777" w:rsidR="00AF5DE0" w:rsidRPr="00570DCF" w:rsidRDefault="0049373C" w:rsidP="00AF5DE0">
                  <w:pPr>
                    <w:jc w:val="left"/>
                    <w:rPr>
                      <w:rFonts w:eastAsia="Times New Roman"/>
                      <w:sz w:val="24"/>
                      <w:szCs w:val="24"/>
                      <w:lang w:val="es-CO" w:eastAsia="en-US"/>
                    </w:rPr>
                  </w:pPr>
                  <w:r w:rsidRPr="00570DCF">
                    <w:rPr>
                      <w:sz w:val="24"/>
                      <w:szCs w:val="24"/>
                    </w:rPr>
                    <w:t xml:space="preserve">Programa: </w:t>
                  </w:r>
                  <w:r w:rsidR="00AF5DE0" w:rsidRPr="00570DCF">
                    <w:rPr>
                      <w:rFonts w:eastAsia="Times New Roman"/>
                      <w:sz w:val="24"/>
                      <w:szCs w:val="24"/>
                      <w:lang w:val="es-CO" w:eastAsia="en-US"/>
                    </w:rPr>
                    <w:t xml:space="preserve">Tecnología </w:t>
                  </w:r>
                </w:p>
                <w:p w14:paraId="5AC3403E" w14:textId="77777777" w:rsidR="00AF5DE0" w:rsidRPr="00570DCF" w:rsidRDefault="00AF5DE0" w:rsidP="00AF5DE0">
                  <w:pPr>
                    <w:jc w:val="left"/>
                    <w:rPr>
                      <w:rFonts w:eastAsia="Times New Roman"/>
                      <w:sz w:val="24"/>
                      <w:szCs w:val="24"/>
                      <w:lang w:val="es-CO" w:eastAsia="en-US"/>
                    </w:rPr>
                  </w:pPr>
                  <w:r w:rsidRPr="00570DCF">
                    <w:rPr>
                      <w:rFonts w:eastAsia="Times New Roman"/>
                      <w:sz w:val="24"/>
                      <w:szCs w:val="24"/>
                      <w:lang w:val="es-CO" w:eastAsia="en-US"/>
                    </w:rPr>
                    <w:t>en Desarrollo de Sistemas Informáticos</w:t>
                  </w:r>
                </w:p>
                <w:p w14:paraId="0F846AE2" w14:textId="77777777" w:rsidR="009D6344" w:rsidRPr="00570DCF" w:rsidRDefault="009D6344">
                  <w:pPr>
                    <w:pBdr>
                      <w:top w:val="nil"/>
                      <w:left w:val="nil"/>
                      <w:bottom w:val="nil"/>
                      <w:right w:val="nil"/>
                      <w:between w:val="nil"/>
                    </w:pBdr>
                    <w:spacing w:line="360" w:lineRule="auto"/>
                    <w:jc w:val="left"/>
                    <w:rPr>
                      <w:sz w:val="24"/>
                      <w:szCs w:val="24"/>
                      <w:lang w:val="es-CO"/>
                    </w:rPr>
                  </w:pPr>
                </w:p>
              </w:tc>
            </w:tr>
            <w:tr w:rsidR="00570DCF" w:rsidRPr="00570DCF" w14:paraId="5A844AB1" w14:textId="77777777">
              <w:trPr>
                <w:cantSplit/>
                <w:trHeight w:val="20"/>
                <w:jc w:val="center"/>
              </w:trPr>
              <w:tc>
                <w:tcPr>
                  <w:tcW w:w="1650" w:type="dxa"/>
                  <w:vMerge/>
                  <w:vAlign w:val="center"/>
                </w:tcPr>
                <w:p w14:paraId="6F30FF61"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2400" w:type="dxa"/>
                  <w:vAlign w:val="center"/>
                </w:tcPr>
                <w:p w14:paraId="45C21B0F"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2.</w:t>
                  </w:r>
                  <w:r w:rsidR="00AF5DE0" w:rsidRPr="00570DCF">
                    <w:rPr>
                      <w:sz w:val="24"/>
                      <w:szCs w:val="24"/>
                    </w:rPr>
                    <w:t xml:space="preserve">Jhon Sebastián Sanabria </w:t>
                  </w:r>
                  <w:proofErr w:type="spellStart"/>
                  <w:r w:rsidR="00AF5DE0" w:rsidRPr="00570DCF">
                    <w:rPr>
                      <w:sz w:val="24"/>
                      <w:szCs w:val="24"/>
                    </w:rPr>
                    <w:t>Florez</w:t>
                  </w:r>
                  <w:proofErr w:type="spellEnd"/>
                </w:p>
              </w:tc>
              <w:tc>
                <w:tcPr>
                  <w:tcW w:w="2600" w:type="dxa"/>
                  <w:gridSpan w:val="4"/>
                  <w:vAlign w:val="center"/>
                </w:tcPr>
                <w:p w14:paraId="4294DAC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Cédula:</w:t>
                  </w:r>
                  <w:r w:rsidR="00AF5DE0" w:rsidRPr="00570DCF">
                    <w:rPr>
                      <w:sz w:val="24"/>
                      <w:szCs w:val="24"/>
                    </w:rPr>
                    <w:t>1097093086</w:t>
                  </w:r>
                </w:p>
                <w:p w14:paraId="639AC7D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Teléfono:</w:t>
                  </w:r>
                  <w:r w:rsidR="00AF5DE0" w:rsidRPr="00570DCF">
                    <w:rPr>
                      <w:sz w:val="24"/>
                      <w:szCs w:val="24"/>
                    </w:rPr>
                    <w:t>3202212856</w:t>
                  </w:r>
                </w:p>
              </w:tc>
              <w:tc>
                <w:tcPr>
                  <w:tcW w:w="2557" w:type="dxa"/>
                  <w:vAlign w:val="center"/>
                </w:tcPr>
                <w:p w14:paraId="43F11CA8" w14:textId="77777777" w:rsidR="00AF5DE0" w:rsidRPr="00570DCF" w:rsidRDefault="0049373C" w:rsidP="00AF5DE0">
                  <w:pPr>
                    <w:jc w:val="left"/>
                    <w:rPr>
                      <w:rFonts w:eastAsia="Times New Roman"/>
                      <w:sz w:val="24"/>
                      <w:szCs w:val="24"/>
                      <w:lang w:val="es-CO" w:eastAsia="en-US"/>
                    </w:rPr>
                  </w:pPr>
                  <w:r w:rsidRPr="00570DCF">
                    <w:rPr>
                      <w:sz w:val="24"/>
                      <w:szCs w:val="24"/>
                    </w:rPr>
                    <w:t xml:space="preserve">Programa: </w:t>
                  </w:r>
                  <w:r w:rsidR="00AF5DE0" w:rsidRPr="00570DCF">
                    <w:rPr>
                      <w:rFonts w:eastAsia="Times New Roman"/>
                      <w:sz w:val="24"/>
                      <w:szCs w:val="24"/>
                      <w:lang w:val="es-CO" w:eastAsia="en-US"/>
                    </w:rPr>
                    <w:t xml:space="preserve">Tecnología </w:t>
                  </w:r>
                </w:p>
                <w:p w14:paraId="13E5308D" w14:textId="77777777" w:rsidR="009D6344" w:rsidRPr="00570DCF" w:rsidRDefault="00AF5DE0" w:rsidP="00AF5DE0">
                  <w:pPr>
                    <w:jc w:val="left"/>
                    <w:rPr>
                      <w:rFonts w:eastAsia="Times New Roman"/>
                      <w:sz w:val="24"/>
                      <w:szCs w:val="24"/>
                      <w:lang w:val="es-CO" w:eastAsia="en-US"/>
                    </w:rPr>
                  </w:pPr>
                  <w:r w:rsidRPr="00570DCF">
                    <w:rPr>
                      <w:rFonts w:eastAsia="Times New Roman"/>
                      <w:sz w:val="24"/>
                      <w:szCs w:val="24"/>
                      <w:lang w:val="es-CO" w:eastAsia="en-US"/>
                    </w:rPr>
                    <w:t>en Desarrollo de Sistemas Informáticos</w:t>
                  </w:r>
                </w:p>
              </w:tc>
            </w:tr>
            <w:tr w:rsidR="00570DCF" w:rsidRPr="00570DCF" w14:paraId="10E1EB50" w14:textId="77777777" w:rsidTr="000730E5">
              <w:trPr>
                <w:trHeight w:val="20"/>
                <w:jc w:val="center"/>
              </w:trPr>
              <w:tc>
                <w:tcPr>
                  <w:tcW w:w="1650" w:type="dxa"/>
                  <w:vAlign w:val="center"/>
                </w:tcPr>
                <w:p w14:paraId="20324E5B" w14:textId="75B335B9" w:rsidR="001B361E" w:rsidRPr="00570DCF" w:rsidRDefault="001B361E" w:rsidP="001B361E">
                  <w:pPr>
                    <w:pBdr>
                      <w:top w:val="nil"/>
                      <w:left w:val="nil"/>
                      <w:bottom w:val="nil"/>
                      <w:right w:val="nil"/>
                      <w:between w:val="nil"/>
                    </w:pBdr>
                    <w:spacing w:line="360" w:lineRule="auto"/>
                    <w:jc w:val="left"/>
                    <w:rPr>
                      <w:sz w:val="24"/>
                      <w:szCs w:val="24"/>
                    </w:rPr>
                  </w:pPr>
                  <w:r w:rsidRPr="00570DCF">
                    <w:rPr>
                      <w:sz w:val="24"/>
                      <w:szCs w:val="24"/>
                    </w:rPr>
                    <w:t>Facultad</w:t>
                  </w:r>
                </w:p>
              </w:tc>
              <w:tc>
                <w:tcPr>
                  <w:tcW w:w="2655" w:type="dxa"/>
                  <w:gridSpan w:val="2"/>
                  <w:vAlign w:val="center"/>
                </w:tcPr>
                <w:p w14:paraId="44F4BBAB" w14:textId="653A7BE9" w:rsidR="001B361E" w:rsidRPr="00570DCF" w:rsidRDefault="009D6C46" w:rsidP="001B361E">
                  <w:pPr>
                    <w:pBdr>
                      <w:top w:val="nil"/>
                      <w:left w:val="nil"/>
                      <w:bottom w:val="nil"/>
                      <w:right w:val="nil"/>
                      <w:between w:val="nil"/>
                    </w:pBdr>
                    <w:spacing w:line="360" w:lineRule="auto"/>
                    <w:jc w:val="left"/>
                    <w:rPr>
                      <w:sz w:val="24"/>
                      <w:szCs w:val="24"/>
                    </w:rPr>
                  </w:pPr>
                  <w:sdt>
                    <w:sdtPr>
                      <w:rPr>
                        <w:sz w:val="24"/>
                        <w:szCs w:val="24"/>
                      </w:rPr>
                      <w:tag w:val="goog_rdk_16"/>
                      <w:id w:val="-884051796"/>
                    </w:sdtPr>
                    <w:sdtEndPr/>
                    <w:sdtContent>
                      <w:r w:rsidR="001B361E" w:rsidRPr="00570DCF">
                        <w:rPr>
                          <w:rFonts w:ascii="Segoe UI Symbol" w:eastAsia="Arial Unicode MS" w:hAnsi="Segoe UI Symbol" w:cs="Segoe UI Symbol"/>
                          <w:sz w:val="24"/>
                          <w:szCs w:val="24"/>
                        </w:rPr>
                        <w:t>☐</w:t>
                      </w:r>
                    </w:sdtContent>
                  </w:sdt>
                  <w:r w:rsidR="001B361E" w:rsidRPr="00570DCF">
                    <w:rPr>
                      <w:sz w:val="24"/>
                      <w:szCs w:val="24"/>
                    </w:rPr>
                    <w:t xml:space="preserve"> FCNI </w:t>
                  </w:r>
                  <w:sdt>
                    <w:sdtPr>
                      <w:rPr>
                        <w:sz w:val="24"/>
                        <w:szCs w:val="24"/>
                      </w:rPr>
                      <w:tag w:val="goog_rdk_17"/>
                      <w:id w:val="-1989406005"/>
                    </w:sdtPr>
                    <w:sdtEndPr/>
                    <w:sdtContent>
                      <w:r w:rsidR="001B361E" w:rsidRPr="00570DCF">
                        <w:rPr>
                          <w:rFonts w:ascii="Segoe UI Symbol" w:eastAsia="Arial Unicode MS" w:hAnsi="Segoe UI Symbol" w:cs="Segoe UI Symbol"/>
                          <w:sz w:val="24"/>
                          <w:szCs w:val="24"/>
                        </w:rPr>
                        <w:t>☐</w:t>
                      </w:r>
                    </w:sdtContent>
                  </w:sdt>
                  <w:r w:rsidR="001B361E" w:rsidRPr="00570DCF">
                    <w:rPr>
                      <w:sz w:val="24"/>
                      <w:szCs w:val="24"/>
                    </w:rPr>
                    <w:t xml:space="preserve"> FCSE</w:t>
                  </w:r>
                </w:p>
              </w:tc>
              <w:tc>
                <w:tcPr>
                  <w:tcW w:w="1701" w:type="dxa"/>
                  <w:gridSpan w:val="2"/>
                  <w:vAlign w:val="center"/>
                </w:tcPr>
                <w:p w14:paraId="7BD07B50" w14:textId="77777777" w:rsidR="001B361E" w:rsidRPr="00570DCF" w:rsidRDefault="001B361E" w:rsidP="001B361E">
                  <w:pPr>
                    <w:pBdr>
                      <w:top w:val="nil"/>
                      <w:left w:val="nil"/>
                      <w:bottom w:val="nil"/>
                      <w:right w:val="nil"/>
                      <w:between w:val="nil"/>
                    </w:pBdr>
                    <w:spacing w:line="360" w:lineRule="auto"/>
                    <w:jc w:val="left"/>
                    <w:rPr>
                      <w:sz w:val="24"/>
                      <w:szCs w:val="24"/>
                    </w:rPr>
                  </w:pPr>
                  <w:r w:rsidRPr="00570DCF">
                    <w:rPr>
                      <w:sz w:val="24"/>
                      <w:szCs w:val="24"/>
                    </w:rPr>
                    <w:t>Programa(s)</w:t>
                  </w:r>
                </w:p>
              </w:tc>
              <w:tc>
                <w:tcPr>
                  <w:tcW w:w="3201" w:type="dxa"/>
                  <w:gridSpan w:val="2"/>
                  <w:vAlign w:val="center"/>
                </w:tcPr>
                <w:p w14:paraId="0817B75C" w14:textId="77777777" w:rsidR="001B361E" w:rsidRPr="00570DCF" w:rsidRDefault="001B361E" w:rsidP="001B361E">
                  <w:pPr>
                    <w:pBdr>
                      <w:top w:val="nil"/>
                      <w:left w:val="nil"/>
                      <w:bottom w:val="nil"/>
                      <w:right w:val="nil"/>
                      <w:between w:val="nil"/>
                    </w:pBdr>
                    <w:spacing w:line="360" w:lineRule="auto"/>
                    <w:jc w:val="left"/>
                    <w:rPr>
                      <w:sz w:val="24"/>
                      <w:szCs w:val="24"/>
                    </w:rPr>
                  </w:pPr>
                  <w:r w:rsidRPr="00570DCF">
                    <w:rPr>
                      <w:sz w:val="24"/>
                      <w:szCs w:val="24"/>
                    </w:rPr>
                    <w:t>Tecnología en desarrollo de sistemas informáticos</w:t>
                  </w:r>
                </w:p>
              </w:tc>
            </w:tr>
            <w:tr w:rsidR="00570DCF" w:rsidRPr="00570DCF" w14:paraId="7FA980D3" w14:textId="77777777">
              <w:trPr>
                <w:trHeight w:val="20"/>
                <w:jc w:val="center"/>
              </w:trPr>
              <w:tc>
                <w:tcPr>
                  <w:tcW w:w="9207" w:type="dxa"/>
                  <w:gridSpan w:val="7"/>
                  <w:shd w:val="clear" w:color="auto" w:fill="BFBFBF"/>
                  <w:vAlign w:val="center"/>
                </w:tcPr>
                <w:p w14:paraId="460D19F4" w14:textId="0FB07F7A" w:rsidR="001B361E" w:rsidRPr="00570DCF" w:rsidRDefault="000730E5" w:rsidP="001B361E">
                  <w:pPr>
                    <w:pBdr>
                      <w:top w:val="nil"/>
                      <w:left w:val="nil"/>
                      <w:bottom w:val="nil"/>
                      <w:right w:val="nil"/>
                      <w:between w:val="nil"/>
                    </w:pBdr>
                    <w:spacing w:line="360" w:lineRule="auto"/>
                    <w:jc w:val="left"/>
                    <w:rPr>
                      <w:sz w:val="24"/>
                      <w:szCs w:val="24"/>
                    </w:rPr>
                  </w:pPr>
                  <w:r w:rsidRPr="00570DCF">
                    <w:rPr>
                      <w:noProof/>
                      <w:sz w:val="24"/>
                      <w:szCs w:val="24"/>
                    </w:rPr>
                    <mc:AlternateContent>
                      <mc:Choice Requires="wps">
                        <w:drawing>
                          <wp:anchor distT="0" distB="0" distL="114300" distR="114300" simplePos="0" relativeHeight="251677696" behindDoc="0" locked="0" layoutInCell="1" hidden="0" allowOverlap="1" wp14:anchorId="7A91A9BB" wp14:editId="56051B2D">
                            <wp:simplePos x="0" y="0"/>
                            <wp:positionH relativeFrom="column">
                              <wp:posOffset>989965</wp:posOffset>
                            </wp:positionH>
                            <wp:positionV relativeFrom="paragraph">
                              <wp:posOffset>-436880</wp:posOffset>
                            </wp:positionV>
                            <wp:extent cx="285750" cy="295275"/>
                            <wp:effectExtent l="0" t="0" r="0" b="9525"/>
                            <wp:wrapNone/>
                            <wp:docPr id="11" name="Rectángulo 11"/>
                            <wp:cNvGraphicFramePr/>
                            <a:graphic xmlns:a="http://schemas.openxmlformats.org/drawingml/2006/main">
                              <a:graphicData uri="http://schemas.microsoft.com/office/word/2010/wordprocessingShape">
                                <wps:wsp>
                                  <wps:cNvSpPr/>
                                  <wps:spPr>
                                    <a:xfrm>
                                      <a:off x="0" y="0"/>
                                      <a:ext cx="285750" cy="295275"/>
                                    </a:xfrm>
                                    <a:prstGeom prst="rect">
                                      <a:avLst/>
                                    </a:prstGeom>
                                    <a:noFill/>
                                    <a:ln>
                                      <a:noFill/>
                                    </a:ln>
                                  </wps:spPr>
                                  <wps:txbx>
                                    <w:txbxContent>
                                      <w:p w14:paraId="404FC807" w14:textId="77777777" w:rsidR="000730E5" w:rsidRDefault="000730E5" w:rsidP="000730E5">
                                        <w:pPr>
                                          <w:textDirection w:val="btLr"/>
                                        </w:pPr>
                                        <w:r>
                                          <w:rPr>
                                            <w:b/>
                                            <w:color w:val="000000"/>
                                          </w:rPr>
                                          <w:t>X</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91A9BB" id="Rectángulo 11" o:spid="_x0000_s1029" style="position:absolute;margin-left:77.95pt;margin-top:-34.4pt;width:22.5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" filled="f" stroked="f">
                            <v:textbox inset="2.53958mm,1.2694mm,2.53958mm,1.2694mm">
                              <w:txbxContent>
                                <w:p w14:paraId="404FC807" w14:textId="77777777" w:rsidR="000730E5" w:rsidRDefault="000730E5" w:rsidP="000730E5">
                                  <w:pPr>
                                    <w:textDirection w:val="btLr"/>
                                  </w:pPr>
                                  <w:r>
                                    <w:rPr>
                                      <w:b/>
                                      <w:color w:val="000000"/>
                                    </w:rPr>
                                    <w:t>X</w:t>
                                  </w:r>
                                </w:p>
                              </w:txbxContent>
                            </v:textbox>
                          </v:rect>
                        </w:pict>
                      </mc:Fallback>
                    </mc:AlternateContent>
                  </w:r>
                  <w:r w:rsidR="001B361E" w:rsidRPr="00570DCF">
                    <w:rPr>
                      <w:b/>
                      <w:bCs/>
                      <w:sz w:val="24"/>
                      <w:szCs w:val="24"/>
                    </w:rPr>
                    <w:t>DATOS DEL EVALUADOR</w:t>
                  </w:r>
                </w:p>
              </w:tc>
            </w:tr>
            <w:tr w:rsidR="00570DCF" w:rsidRPr="00570DCF" w14:paraId="51D374A7" w14:textId="77777777">
              <w:trPr>
                <w:trHeight w:val="20"/>
                <w:jc w:val="center"/>
              </w:trPr>
              <w:tc>
                <w:tcPr>
                  <w:tcW w:w="1650" w:type="dxa"/>
                  <w:vAlign w:val="center"/>
                </w:tcPr>
                <w:p w14:paraId="24C02108" w14:textId="77777777" w:rsidR="001B361E" w:rsidRPr="00570DCF" w:rsidRDefault="001B361E" w:rsidP="001B361E">
                  <w:pPr>
                    <w:pBdr>
                      <w:top w:val="nil"/>
                      <w:left w:val="nil"/>
                      <w:bottom w:val="nil"/>
                      <w:right w:val="nil"/>
                      <w:between w:val="nil"/>
                    </w:pBdr>
                    <w:spacing w:line="360" w:lineRule="auto"/>
                    <w:jc w:val="left"/>
                    <w:rPr>
                      <w:sz w:val="24"/>
                      <w:szCs w:val="24"/>
                    </w:rPr>
                  </w:pPr>
                  <w:r w:rsidRPr="00570DCF">
                    <w:rPr>
                      <w:sz w:val="24"/>
                      <w:szCs w:val="24"/>
                    </w:rPr>
                    <w:t xml:space="preserve">Nombre </w:t>
                  </w:r>
                </w:p>
              </w:tc>
              <w:tc>
                <w:tcPr>
                  <w:tcW w:w="7557" w:type="dxa"/>
                  <w:gridSpan w:val="6"/>
                  <w:vAlign w:val="center"/>
                </w:tcPr>
                <w:p w14:paraId="79BFE57A" w14:textId="6F3B2B61" w:rsidR="001B361E" w:rsidRPr="00570DCF" w:rsidRDefault="001B361E" w:rsidP="001B361E">
                  <w:pPr>
                    <w:shd w:val="clear" w:color="auto" w:fill="FFFFFF"/>
                    <w:wordWrap w:val="0"/>
                    <w:jc w:val="left"/>
                    <w:textAlignment w:val="baseline"/>
                    <w:rPr>
                      <w:rFonts w:eastAsia="Times New Roman"/>
                      <w:sz w:val="24"/>
                      <w:szCs w:val="24"/>
                      <w:bdr w:val="none" w:sz="0" w:space="0" w:color="auto" w:frame="1"/>
                      <w:lang w:val="en-US" w:eastAsia="en-US"/>
                    </w:rPr>
                  </w:pPr>
                  <w:r w:rsidRPr="00570DCF">
                    <w:rPr>
                      <w:rFonts w:eastAsia="Times New Roman"/>
                      <w:sz w:val="24"/>
                      <w:szCs w:val="24"/>
                      <w:bdr w:val="none" w:sz="0" w:space="0" w:color="auto" w:frame="1"/>
                      <w:lang w:val="en-US" w:eastAsia="en-US"/>
                    </w:rPr>
                    <w:t>JOHN HERMAN MANTILLA HERNANDEZ</w:t>
                  </w:r>
                </w:p>
              </w:tc>
            </w:tr>
            <w:tr w:rsidR="00570DCF" w:rsidRPr="00570DCF" w14:paraId="35C36FC0" w14:textId="77777777" w:rsidTr="000730E5">
              <w:trPr>
                <w:trHeight w:val="147"/>
                <w:jc w:val="center"/>
              </w:trPr>
              <w:tc>
                <w:tcPr>
                  <w:tcW w:w="1650" w:type="dxa"/>
                  <w:vAlign w:val="center"/>
                </w:tcPr>
                <w:p w14:paraId="382F03E9" w14:textId="77777777" w:rsidR="001B361E" w:rsidRPr="00570DCF" w:rsidRDefault="001B361E" w:rsidP="001B361E">
                  <w:pPr>
                    <w:pBdr>
                      <w:top w:val="nil"/>
                      <w:left w:val="nil"/>
                      <w:bottom w:val="nil"/>
                      <w:right w:val="nil"/>
                      <w:between w:val="nil"/>
                    </w:pBdr>
                    <w:spacing w:line="360" w:lineRule="auto"/>
                    <w:jc w:val="left"/>
                    <w:rPr>
                      <w:sz w:val="24"/>
                      <w:szCs w:val="24"/>
                    </w:rPr>
                  </w:pPr>
                  <w:r w:rsidRPr="00570DCF">
                    <w:rPr>
                      <w:sz w:val="24"/>
                      <w:szCs w:val="24"/>
                    </w:rPr>
                    <w:t>Facultad</w:t>
                  </w:r>
                </w:p>
              </w:tc>
              <w:tc>
                <w:tcPr>
                  <w:tcW w:w="2655" w:type="dxa"/>
                  <w:gridSpan w:val="2"/>
                  <w:vAlign w:val="center"/>
                </w:tcPr>
                <w:p w14:paraId="7EB5C1EE" w14:textId="77777777" w:rsidR="001B361E" w:rsidRPr="00570DCF" w:rsidRDefault="009D6C46" w:rsidP="001C2407">
                  <w:pPr>
                    <w:textDirection w:val="btLr"/>
                    <w:rPr>
                      <w:sz w:val="24"/>
                      <w:szCs w:val="24"/>
                    </w:rPr>
                  </w:pPr>
                  <w:sdt>
                    <w:sdtPr>
                      <w:rPr>
                        <w:sz w:val="24"/>
                        <w:szCs w:val="24"/>
                      </w:rPr>
                      <w:tag w:val="goog_rdk_18"/>
                      <w:id w:val="1501176857"/>
                    </w:sdtPr>
                    <w:sdtEndPr/>
                    <w:sdtContent>
                      <w:r w:rsidR="001B361E" w:rsidRPr="00570DCF">
                        <w:rPr>
                          <w:rFonts w:ascii="Segoe UI Symbol" w:eastAsia="Arial Unicode MS" w:hAnsi="Segoe UI Symbol" w:cs="Segoe UI Symbol"/>
                          <w:sz w:val="24"/>
                          <w:szCs w:val="24"/>
                        </w:rPr>
                        <w:t>☐</w:t>
                      </w:r>
                    </w:sdtContent>
                  </w:sdt>
                  <w:r w:rsidR="001B361E" w:rsidRPr="00570DCF">
                    <w:rPr>
                      <w:sz w:val="24"/>
                      <w:szCs w:val="24"/>
                    </w:rPr>
                    <w:t xml:space="preserve"> FCNI  </w:t>
                  </w:r>
                  <w:sdt>
                    <w:sdtPr>
                      <w:rPr>
                        <w:sz w:val="24"/>
                        <w:szCs w:val="24"/>
                      </w:rPr>
                      <w:tag w:val="goog_rdk_19"/>
                      <w:id w:val="-403776039"/>
                    </w:sdtPr>
                    <w:sdtEndPr/>
                    <w:sdtContent>
                      <w:r w:rsidR="001B361E" w:rsidRPr="00570DCF">
                        <w:rPr>
                          <w:rFonts w:ascii="Segoe UI Symbol" w:eastAsia="Arial Unicode MS" w:hAnsi="Segoe UI Symbol" w:cs="Segoe UI Symbol"/>
                          <w:sz w:val="24"/>
                          <w:szCs w:val="24"/>
                        </w:rPr>
                        <w:t>☐</w:t>
                      </w:r>
                    </w:sdtContent>
                  </w:sdt>
                  <w:r w:rsidR="001B361E" w:rsidRPr="00570DCF">
                    <w:rPr>
                      <w:sz w:val="24"/>
                      <w:szCs w:val="24"/>
                    </w:rPr>
                    <w:t xml:space="preserve"> FCSE</w:t>
                  </w:r>
                  <w:r w:rsidR="001C2407" w:rsidRPr="00570DCF">
                    <w:rPr>
                      <w:b/>
                      <w:sz w:val="24"/>
                      <w:szCs w:val="24"/>
                    </w:rPr>
                    <w:t xml:space="preserve"> </w:t>
                  </w:r>
                </w:p>
              </w:tc>
              <w:tc>
                <w:tcPr>
                  <w:tcW w:w="1701" w:type="dxa"/>
                  <w:gridSpan w:val="2"/>
                  <w:vAlign w:val="center"/>
                </w:tcPr>
                <w:p w14:paraId="1DDDC1D2" w14:textId="77777777" w:rsidR="001B361E" w:rsidRPr="00570DCF" w:rsidRDefault="001B361E" w:rsidP="001B361E">
                  <w:pPr>
                    <w:pBdr>
                      <w:top w:val="nil"/>
                      <w:left w:val="nil"/>
                      <w:bottom w:val="nil"/>
                      <w:right w:val="nil"/>
                      <w:between w:val="nil"/>
                    </w:pBdr>
                    <w:spacing w:line="360" w:lineRule="auto"/>
                    <w:jc w:val="left"/>
                    <w:rPr>
                      <w:sz w:val="24"/>
                      <w:szCs w:val="24"/>
                    </w:rPr>
                  </w:pPr>
                  <w:r w:rsidRPr="00570DCF">
                    <w:rPr>
                      <w:sz w:val="24"/>
                      <w:szCs w:val="24"/>
                    </w:rPr>
                    <w:t>Programa</w:t>
                  </w:r>
                </w:p>
              </w:tc>
              <w:tc>
                <w:tcPr>
                  <w:tcW w:w="3201" w:type="dxa"/>
                  <w:gridSpan w:val="2"/>
                  <w:vAlign w:val="center"/>
                </w:tcPr>
                <w:p w14:paraId="5F616097" w14:textId="77777777" w:rsidR="001B361E" w:rsidRPr="00570DCF" w:rsidRDefault="001B361E" w:rsidP="001B361E">
                  <w:pPr>
                    <w:pBdr>
                      <w:top w:val="nil"/>
                      <w:left w:val="nil"/>
                      <w:bottom w:val="nil"/>
                      <w:right w:val="nil"/>
                      <w:between w:val="nil"/>
                    </w:pBdr>
                    <w:spacing w:line="360" w:lineRule="auto"/>
                    <w:jc w:val="left"/>
                    <w:rPr>
                      <w:sz w:val="24"/>
                      <w:szCs w:val="24"/>
                    </w:rPr>
                  </w:pPr>
                  <w:r w:rsidRPr="00570DCF">
                    <w:rPr>
                      <w:sz w:val="24"/>
                      <w:szCs w:val="24"/>
                    </w:rPr>
                    <w:t>Tecnología en desarrollo de sistemas informáticos</w:t>
                  </w:r>
                </w:p>
              </w:tc>
            </w:tr>
          </w:tbl>
          <w:p w14:paraId="25A2EBFF" w14:textId="4C4CAD8A" w:rsidR="009D6344" w:rsidRPr="00570DCF" w:rsidRDefault="009D6344">
            <w:pPr>
              <w:pBdr>
                <w:top w:val="nil"/>
                <w:left w:val="nil"/>
                <w:bottom w:val="nil"/>
                <w:right w:val="nil"/>
                <w:between w:val="nil"/>
              </w:pBdr>
              <w:spacing w:line="360" w:lineRule="auto"/>
              <w:ind w:firstLine="720"/>
              <w:jc w:val="left"/>
              <w:rPr>
                <w:sz w:val="24"/>
                <w:szCs w:val="24"/>
              </w:rPr>
            </w:pPr>
          </w:p>
          <w:tbl>
            <w:tblPr>
              <w:tblStyle w:val="af7"/>
              <w:tblW w:w="92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5207"/>
              <w:gridCol w:w="900"/>
              <w:gridCol w:w="900"/>
            </w:tblGrid>
            <w:tr w:rsidR="00570DCF" w:rsidRPr="00570DCF" w14:paraId="39531A0E" w14:textId="77777777">
              <w:trPr>
                <w:trHeight w:val="398"/>
                <w:tblHeader/>
                <w:jc w:val="center"/>
              </w:trPr>
              <w:tc>
                <w:tcPr>
                  <w:tcW w:w="9207" w:type="dxa"/>
                  <w:gridSpan w:val="4"/>
                  <w:shd w:val="clear" w:color="auto" w:fill="BFBFBF"/>
                  <w:vAlign w:val="center"/>
                </w:tcPr>
                <w:p w14:paraId="764467E8" w14:textId="34AA7521" w:rsidR="009D6344" w:rsidRPr="00570DCF" w:rsidRDefault="000730E5">
                  <w:pPr>
                    <w:pBdr>
                      <w:top w:val="nil"/>
                      <w:left w:val="nil"/>
                      <w:bottom w:val="nil"/>
                      <w:right w:val="nil"/>
                      <w:between w:val="nil"/>
                    </w:pBdr>
                    <w:spacing w:line="360" w:lineRule="auto"/>
                    <w:jc w:val="left"/>
                    <w:rPr>
                      <w:sz w:val="24"/>
                      <w:szCs w:val="24"/>
                    </w:rPr>
                  </w:pPr>
                  <w:r w:rsidRPr="00570DCF">
                    <w:rPr>
                      <w:noProof/>
                      <w:sz w:val="24"/>
                      <w:szCs w:val="24"/>
                    </w:rPr>
                    <mc:AlternateContent>
                      <mc:Choice Requires="wps">
                        <w:drawing>
                          <wp:anchor distT="0" distB="0" distL="114300" distR="114300" simplePos="0" relativeHeight="251679744" behindDoc="0" locked="0" layoutInCell="1" hidden="0" allowOverlap="1" wp14:anchorId="1B89C720" wp14:editId="3BA0B628">
                            <wp:simplePos x="0" y="0"/>
                            <wp:positionH relativeFrom="column">
                              <wp:posOffset>992505</wp:posOffset>
                            </wp:positionH>
                            <wp:positionV relativeFrom="paragraph">
                              <wp:posOffset>-658495</wp:posOffset>
                            </wp:positionV>
                            <wp:extent cx="285750" cy="295275"/>
                            <wp:effectExtent l="0" t="0" r="0" b="0"/>
                            <wp:wrapNone/>
                            <wp:docPr id="12" name="Rectángulo 12"/>
                            <wp:cNvGraphicFramePr/>
                            <a:graphic xmlns:a="http://schemas.openxmlformats.org/drawingml/2006/main">
                              <a:graphicData uri="http://schemas.microsoft.com/office/word/2010/wordprocessingShape">
                                <wps:wsp>
                                  <wps:cNvSpPr/>
                                  <wps:spPr>
                                    <a:xfrm>
                                      <a:off x="0" y="0"/>
                                      <a:ext cx="285750" cy="295275"/>
                                    </a:xfrm>
                                    <a:prstGeom prst="rect">
                                      <a:avLst/>
                                    </a:prstGeom>
                                    <a:noFill/>
                                    <a:ln>
                                      <a:noFill/>
                                    </a:ln>
                                  </wps:spPr>
                                  <wps:txbx>
                                    <w:txbxContent>
                                      <w:p w14:paraId="329487FF" w14:textId="77777777" w:rsidR="000730E5" w:rsidRDefault="000730E5" w:rsidP="000730E5">
                                        <w:pPr>
                                          <w:textDirection w:val="btLr"/>
                                        </w:pPr>
                                        <w:r>
                                          <w:rPr>
                                            <w:b/>
                                            <w:color w:val="000000"/>
                                          </w:rPr>
                                          <w:t>X</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B89C720" id="Rectángulo 12" o:spid="_x0000_s1030" style="position:absolute;margin-left:78.15pt;margin-top:-51.85pt;width:22.5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" filled="f" stroked="f">
                            <v:textbox inset="2.53958mm,1.2694mm,2.53958mm,1.2694mm">
                              <w:txbxContent>
                                <w:p w14:paraId="329487FF" w14:textId="77777777" w:rsidR="000730E5" w:rsidRDefault="000730E5" w:rsidP="000730E5">
                                  <w:pPr>
                                    <w:textDirection w:val="btLr"/>
                                  </w:pPr>
                                  <w:r>
                                    <w:rPr>
                                      <w:b/>
                                      <w:color w:val="000000"/>
                                    </w:rPr>
                                    <w:t>X</w:t>
                                  </w:r>
                                </w:p>
                              </w:txbxContent>
                            </v:textbox>
                          </v:rect>
                        </w:pict>
                      </mc:Fallback>
                    </mc:AlternateContent>
                  </w:r>
                  <w:r w:rsidR="0049373C" w:rsidRPr="00570DCF">
                    <w:rPr>
                      <w:b/>
                      <w:bCs/>
                      <w:sz w:val="24"/>
                      <w:szCs w:val="24"/>
                    </w:rPr>
                    <w:t>REJILLA DE EVALUACION DE LA PROPUESTA DE TRABAJO DE GRADO</w:t>
                  </w:r>
                </w:p>
              </w:tc>
            </w:tr>
            <w:tr w:rsidR="00570DCF" w:rsidRPr="00570DCF" w14:paraId="4E74AB9A" w14:textId="77777777">
              <w:trPr>
                <w:cantSplit/>
                <w:trHeight w:val="161"/>
                <w:tblHeader/>
                <w:jc w:val="center"/>
              </w:trPr>
              <w:tc>
                <w:tcPr>
                  <w:tcW w:w="2200" w:type="dxa"/>
                  <w:vMerge w:val="restart"/>
                  <w:shd w:val="clear" w:color="auto" w:fill="BFBFBF"/>
                  <w:vAlign w:val="center"/>
                </w:tcPr>
                <w:p w14:paraId="441B5EC8" w14:textId="5D67FFF4"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CRITERIOS</w:t>
                  </w:r>
                </w:p>
              </w:tc>
              <w:tc>
                <w:tcPr>
                  <w:tcW w:w="5207" w:type="dxa"/>
                  <w:vMerge w:val="restart"/>
                  <w:shd w:val="clear" w:color="auto" w:fill="BFBFBF"/>
                  <w:vAlign w:val="center"/>
                </w:tcPr>
                <w:p w14:paraId="690FF45F"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INDICADORES</w:t>
                  </w:r>
                </w:p>
              </w:tc>
              <w:tc>
                <w:tcPr>
                  <w:tcW w:w="1800" w:type="dxa"/>
                  <w:gridSpan w:val="2"/>
                  <w:shd w:val="clear" w:color="auto" w:fill="BFBFBF"/>
                  <w:vAlign w:val="center"/>
                </w:tcPr>
                <w:p w14:paraId="241ED8EC"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Cumple</w:t>
                  </w:r>
                </w:p>
              </w:tc>
            </w:tr>
            <w:tr w:rsidR="00570DCF" w:rsidRPr="00570DCF" w14:paraId="5C109A34" w14:textId="77777777">
              <w:trPr>
                <w:cantSplit/>
                <w:trHeight w:val="222"/>
                <w:tblHeader/>
                <w:jc w:val="center"/>
              </w:trPr>
              <w:tc>
                <w:tcPr>
                  <w:tcW w:w="2200" w:type="dxa"/>
                  <w:vMerge/>
                  <w:shd w:val="clear" w:color="auto" w:fill="BFBFBF"/>
                  <w:vAlign w:val="center"/>
                </w:tcPr>
                <w:p w14:paraId="6CE812ED"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Merge/>
                  <w:shd w:val="clear" w:color="auto" w:fill="BFBFBF"/>
                  <w:vAlign w:val="center"/>
                </w:tcPr>
                <w:p w14:paraId="1E2B0217"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900" w:type="dxa"/>
                  <w:shd w:val="clear" w:color="auto" w:fill="BFBFBF"/>
                  <w:vAlign w:val="center"/>
                </w:tcPr>
                <w:p w14:paraId="72FBE6B9"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SI</w:t>
                  </w:r>
                </w:p>
              </w:tc>
              <w:tc>
                <w:tcPr>
                  <w:tcW w:w="900" w:type="dxa"/>
                  <w:shd w:val="clear" w:color="auto" w:fill="BFBFBF"/>
                  <w:vAlign w:val="center"/>
                </w:tcPr>
                <w:p w14:paraId="44CF3427" w14:textId="77777777" w:rsidR="009D6344" w:rsidRPr="00570DCF" w:rsidRDefault="0049373C">
                  <w:pPr>
                    <w:pBdr>
                      <w:top w:val="nil"/>
                      <w:left w:val="nil"/>
                      <w:bottom w:val="nil"/>
                      <w:right w:val="nil"/>
                      <w:between w:val="nil"/>
                    </w:pBdr>
                    <w:spacing w:line="360" w:lineRule="auto"/>
                    <w:jc w:val="left"/>
                    <w:rPr>
                      <w:sz w:val="24"/>
                      <w:szCs w:val="24"/>
                    </w:rPr>
                  </w:pPr>
                  <w:r w:rsidRPr="00570DCF">
                    <w:rPr>
                      <w:b/>
                      <w:bCs/>
                      <w:sz w:val="24"/>
                      <w:szCs w:val="24"/>
                    </w:rPr>
                    <w:t>NO</w:t>
                  </w:r>
                </w:p>
              </w:tc>
            </w:tr>
            <w:tr w:rsidR="00570DCF" w:rsidRPr="00570DCF" w14:paraId="149AEF9F" w14:textId="77777777">
              <w:trPr>
                <w:trHeight w:val="312"/>
                <w:jc w:val="center"/>
              </w:trPr>
              <w:tc>
                <w:tcPr>
                  <w:tcW w:w="2200" w:type="dxa"/>
                  <w:vAlign w:val="center"/>
                </w:tcPr>
                <w:p w14:paraId="03F89529"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Ficha técnica</w:t>
                  </w:r>
                </w:p>
              </w:tc>
              <w:tc>
                <w:tcPr>
                  <w:tcW w:w="5207" w:type="dxa"/>
                  <w:vAlign w:val="center"/>
                </w:tcPr>
                <w:p w14:paraId="727EF85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¿La ficha técnica relaciona toda la información requerida?</w:t>
                  </w:r>
                </w:p>
              </w:tc>
              <w:tc>
                <w:tcPr>
                  <w:tcW w:w="900" w:type="dxa"/>
                  <w:vAlign w:val="center"/>
                </w:tcPr>
                <w:p w14:paraId="0C0944FF"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5AA8B0FE"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0403000" w14:textId="77777777">
              <w:trPr>
                <w:cantSplit/>
                <w:trHeight w:val="312"/>
                <w:jc w:val="center"/>
              </w:trPr>
              <w:tc>
                <w:tcPr>
                  <w:tcW w:w="2200" w:type="dxa"/>
                  <w:vMerge w:val="restart"/>
                  <w:vAlign w:val="center"/>
                </w:tcPr>
                <w:p w14:paraId="16E7571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Descripción del problema</w:t>
                  </w:r>
                </w:p>
              </w:tc>
              <w:tc>
                <w:tcPr>
                  <w:tcW w:w="5207" w:type="dxa"/>
                  <w:vAlign w:val="center"/>
                </w:tcPr>
                <w:p w14:paraId="4404ED4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¿Cumple el máximo de 20 líneas?</w:t>
                  </w:r>
                </w:p>
              </w:tc>
              <w:tc>
                <w:tcPr>
                  <w:tcW w:w="900" w:type="dxa"/>
                  <w:vAlign w:val="center"/>
                </w:tcPr>
                <w:p w14:paraId="0C0F105D"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38F37E47"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BF9107E" w14:textId="77777777">
              <w:trPr>
                <w:cantSplit/>
                <w:trHeight w:val="312"/>
                <w:jc w:val="center"/>
              </w:trPr>
              <w:tc>
                <w:tcPr>
                  <w:tcW w:w="2200" w:type="dxa"/>
                  <w:vMerge/>
                  <w:vAlign w:val="center"/>
                </w:tcPr>
                <w:p w14:paraId="697E5168"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2E05E1B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¿Describe claramente la problemática a resolver?</w:t>
                  </w:r>
                </w:p>
              </w:tc>
              <w:tc>
                <w:tcPr>
                  <w:tcW w:w="900" w:type="dxa"/>
                  <w:vAlign w:val="center"/>
                </w:tcPr>
                <w:p w14:paraId="32B108A4"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4CA54947"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422106F3" w14:textId="77777777">
              <w:trPr>
                <w:cantSplit/>
                <w:trHeight w:val="634"/>
                <w:jc w:val="center"/>
              </w:trPr>
              <w:tc>
                <w:tcPr>
                  <w:tcW w:w="2200" w:type="dxa"/>
                  <w:vMerge/>
                  <w:vAlign w:val="center"/>
                </w:tcPr>
                <w:p w14:paraId="1CFA9A9A"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5509BDEA"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evidencia la pregunta concreta de investigación? (expresa la relación entre dos o más variables)</w:t>
                  </w:r>
                </w:p>
              </w:tc>
              <w:tc>
                <w:tcPr>
                  <w:tcW w:w="900" w:type="dxa"/>
                  <w:vAlign w:val="center"/>
                </w:tcPr>
                <w:p w14:paraId="71C7AE25"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1470B01D"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2653A020" w14:textId="77777777">
              <w:trPr>
                <w:cantSplit/>
                <w:trHeight w:val="312"/>
                <w:jc w:val="center"/>
              </w:trPr>
              <w:tc>
                <w:tcPr>
                  <w:tcW w:w="2200" w:type="dxa"/>
                  <w:vMerge/>
                  <w:vAlign w:val="center"/>
                </w:tcPr>
                <w:p w14:paraId="08147DE2"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152E064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ilustran citas bibliográficas en la redacción texto relevantes con respecto a la problemática?</w:t>
                  </w:r>
                </w:p>
              </w:tc>
              <w:tc>
                <w:tcPr>
                  <w:tcW w:w="900" w:type="dxa"/>
                  <w:vAlign w:val="center"/>
                </w:tcPr>
                <w:p w14:paraId="21B33D44"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74421604"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49FF17BF" w14:textId="77777777">
              <w:trPr>
                <w:cantSplit/>
                <w:trHeight w:val="312"/>
                <w:jc w:val="center"/>
              </w:trPr>
              <w:tc>
                <w:tcPr>
                  <w:tcW w:w="2200" w:type="dxa"/>
                  <w:vMerge w:val="restart"/>
                  <w:vAlign w:val="center"/>
                </w:tcPr>
                <w:p w14:paraId="7132AB1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Justificación</w:t>
                  </w:r>
                </w:p>
              </w:tc>
              <w:tc>
                <w:tcPr>
                  <w:tcW w:w="5207" w:type="dxa"/>
                  <w:vAlign w:val="center"/>
                </w:tcPr>
                <w:p w14:paraId="3FDA656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evidencia por qué se debe realizar este trabajo de grado?</w:t>
                  </w:r>
                </w:p>
              </w:tc>
              <w:tc>
                <w:tcPr>
                  <w:tcW w:w="900" w:type="dxa"/>
                  <w:vAlign w:val="center"/>
                </w:tcPr>
                <w:p w14:paraId="3871D8F2"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029C874C"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69EEC888" w14:textId="77777777">
              <w:trPr>
                <w:cantSplit/>
                <w:trHeight w:val="312"/>
                <w:jc w:val="center"/>
              </w:trPr>
              <w:tc>
                <w:tcPr>
                  <w:tcW w:w="2200" w:type="dxa"/>
                  <w:vMerge/>
                  <w:vAlign w:val="center"/>
                </w:tcPr>
                <w:p w14:paraId="5A3EC983"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35C5903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argumenta la necesidad, la conveniencia, las implicaciones tecnológicas, sociales, económicas, entre otras?, es decir el para qué del trabajo a desarrollar?</w:t>
                  </w:r>
                </w:p>
              </w:tc>
              <w:tc>
                <w:tcPr>
                  <w:tcW w:w="900" w:type="dxa"/>
                  <w:vAlign w:val="center"/>
                </w:tcPr>
                <w:p w14:paraId="773B5258"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39D2E02C"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06CC0F1" w14:textId="77777777">
              <w:trPr>
                <w:cantSplit/>
                <w:trHeight w:val="312"/>
                <w:jc w:val="center"/>
              </w:trPr>
              <w:tc>
                <w:tcPr>
                  <w:tcW w:w="2200" w:type="dxa"/>
                  <w:vMerge/>
                  <w:vAlign w:val="center"/>
                </w:tcPr>
                <w:p w14:paraId="088FED5D"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1491C81A"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¿Genera un aporte al desarrollo de la investigación o al </w:t>
                  </w:r>
                  <w:proofErr w:type="spellStart"/>
                  <w:r w:rsidRPr="00570DCF">
                    <w:rPr>
                      <w:sz w:val="24"/>
                      <w:szCs w:val="24"/>
                    </w:rPr>
                    <w:t>DTeI</w:t>
                  </w:r>
                  <w:proofErr w:type="spellEnd"/>
                  <w:r w:rsidRPr="00570DCF">
                    <w:rPr>
                      <w:sz w:val="24"/>
                      <w:szCs w:val="24"/>
                    </w:rPr>
                    <w:t>, del grupo de investigación o de las UTS?</w:t>
                  </w:r>
                </w:p>
              </w:tc>
              <w:tc>
                <w:tcPr>
                  <w:tcW w:w="900" w:type="dxa"/>
                  <w:vAlign w:val="center"/>
                </w:tcPr>
                <w:p w14:paraId="37B65394"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68B12F34"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177D6D1" w14:textId="77777777">
              <w:trPr>
                <w:cantSplit/>
                <w:trHeight w:val="312"/>
                <w:jc w:val="center"/>
              </w:trPr>
              <w:tc>
                <w:tcPr>
                  <w:tcW w:w="2200" w:type="dxa"/>
                  <w:vMerge w:val="restart"/>
                  <w:vAlign w:val="center"/>
                </w:tcPr>
                <w:p w14:paraId="1732E2B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Objetivos</w:t>
                  </w:r>
                </w:p>
              </w:tc>
              <w:tc>
                <w:tcPr>
                  <w:tcW w:w="5207" w:type="dxa"/>
                  <w:vAlign w:val="center"/>
                </w:tcPr>
                <w:p w14:paraId="162FBE5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objetivo general plantea una solución clara la problemática?</w:t>
                  </w:r>
                </w:p>
              </w:tc>
              <w:tc>
                <w:tcPr>
                  <w:tcW w:w="900" w:type="dxa"/>
                  <w:vAlign w:val="center"/>
                </w:tcPr>
                <w:p w14:paraId="40A55310"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21706FA5"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60FE214A" w14:textId="77777777">
              <w:trPr>
                <w:cantSplit/>
                <w:trHeight w:val="312"/>
                <w:jc w:val="center"/>
              </w:trPr>
              <w:tc>
                <w:tcPr>
                  <w:tcW w:w="2200" w:type="dxa"/>
                  <w:vMerge/>
                  <w:vAlign w:val="center"/>
                </w:tcPr>
                <w:p w14:paraId="1D7913E0"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48FC4D4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En el objetivo general y los específicos se evidencia: el ¿qué? ¿Cómo? y el ¿Para qué?</w:t>
                  </w:r>
                </w:p>
              </w:tc>
              <w:tc>
                <w:tcPr>
                  <w:tcW w:w="900" w:type="dxa"/>
                  <w:vAlign w:val="center"/>
                </w:tcPr>
                <w:p w14:paraId="122D2231"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68856846"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3044A25C" w14:textId="77777777">
              <w:trPr>
                <w:cantSplit/>
                <w:trHeight w:val="312"/>
                <w:jc w:val="center"/>
              </w:trPr>
              <w:tc>
                <w:tcPr>
                  <w:tcW w:w="2200" w:type="dxa"/>
                  <w:vMerge/>
                  <w:vAlign w:val="center"/>
                </w:tcPr>
                <w:p w14:paraId="10500840"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6959361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objetivo general tiene relación con el título de la propuesta de trabajo de grado?</w:t>
                  </w:r>
                </w:p>
              </w:tc>
              <w:tc>
                <w:tcPr>
                  <w:tcW w:w="900" w:type="dxa"/>
                  <w:vAlign w:val="center"/>
                </w:tcPr>
                <w:p w14:paraId="1E7D356D"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44774FFE"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62EF004D" w14:textId="77777777">
              <w:trPr>
                <w:cantSplit/>
                <w:trHeight w:val="312"/>
                <w:jc w:val="center"/>
              </w:trPr>
              <w:tc>
                <w:tcPr>
                  <w:tcW w:w="2200" w:type="dxa"/>
                  <w:vMerge/>
                  <w:vAlign w:val="center"/>
                </w:tcPr>
                <w:p w14:paraId="54156A27"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549645F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¿Hay relación entre el cómo del objetivo general y los objetivos específicos?</w:t>
                  </w:r>
                </w:p>
              </w:tc>
              <w:tc>
                <w:tcPr>
                  <w:tcW w:w="900" w:type="dxa"/>
                  <w:vAlign w:val="center"/>
                </w:tcPr>
                <w:p w14:paraId="2407E35D"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5DAA2234"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062C992A" w14:textId="77777777">
              <w:trPr>
                <w:cantSplit/>
                <w:trHeight w:val="312"/>
                <w:jc w:val="center"/>
              </w:trPr>
              <w:tc>
                <w:tcPr>
                  <w:tcW w:w="2200" w:type="dxa"/>
                  <w:vMerge/>
                  <w:vAlign w:val="center"/>
                </w:tcPr>
                <w:p w14:paraId="05EB7AE5"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35D64C67"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mantiene un orden cronológico en los objetivos específicos?</w:t>
                  </w:r>
                </w:p>
              </w:tc>
              <w:tc>
                <w:tcPr>
                  <w:tcW w:w="900" w:type="dxa"/>
                  <w:vAlign w:val="center"/>
                </w:tcPr>
                <w:p w14:paraId="793DE182"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56012D1D"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5DF9FD8E" w14:textId="77777777">
              <w:trPr>
                <w:cantSplit/>
                <w:trHeight w:val="366"/>
                <w:jc w:val="center"/>
              </w:trPr>
              <w:tc>
                <w:tcPr>
                  <w:tcW w:w="2200" w:type="dxa"/>
                  <w:vMerge w:val="restart"/>
                  <w:vAlign w:val="center"/>
                </w:tcPr>
                <w:p w14:paraId="77FC9BBF"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Estado del arte</w:t>
                  </w:r>
                </w:p>
              </w:tc>
              <w:tc>
                <w:tcPr>
                  <w:tcW w:w="5207" w:type="dxa"/>
                  <w:vAlign w:val="center"/>
                </w:tcPr>
                <w:p w14:paraId="30EFF722" w14:textId="77777777" w:rsidR="009D6344" w:rsidRPr="00570DCF" w:rsidRDefault="0049373C">
                  <w:pPr>
                    <w:pBdr>
                      <w:top w:val="nil"/>
                      <w:left w:val="nil"/>
                      <w:bottom w:val="nil"/>
                      <w:right w:val="nil"/>
                      <w:between w:val="nil"/>
                    </w:pBdr>
                    <w:spacing w:line="360" w:lineRule="auto"/>
                    <w:jc w:val="left"/>
                    <w:rPr>
                      <w:sz w:val="24"/>
                      <w:szCs w:val="24"/>
                      <w:highlight w:val="yellow"/>
                    </w:rPr>
                  </w:pPr>
                  <w:r w:rsidRPr="00570DCF">
                    <w:rPr>
                      <w:sz w:val="24"/>
                      <w:szCs w:val="24"/>
                    </w:rPr>
                    <w:t>¿Se referencian otros casos o estudios a nivel nacional e internacional relacionados con el tema?</w:t>
                  </w:r>
                </w:p>
              </w:tc>
              <w:tc>
                <w:tcPr>
                  <w:tcW w:w="900" w:type="dxa"/>
                  <w:vAlign w:val="center"/>
                </w:tcPr>
                <w:p w14:paraId="00E899DD"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766363D6"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098EA176" w14:textId="77777777">
              <w:trPr>
                <w:cantSplit/>
                <w:trHeight w:val="373"/>
                <w:jc w:val="center"/>
              </w:trPr>
              <w:tc>
                <w:tcPr>
                  <w:tcW w:w="2200" w:type="dxa"/>
                  <w:vMerge/>
                  <w:vAlign w:val="center"/>
                </w:tcPr>
                <w:p w14:paraId="5A811CDB"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263CE97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manejan las citas de acuerdo a la norma APA vigente?</w:t>
                  </w:r>
                </w:p>
              </w:tc>
              <w:tc>
                <w:tcPr>
                  <w:tcW w:w="900" w:type="dxa"/>
                  <w:vAlign w:val="center"/>
                </w:tcPr>
                <w:p w14:paraId="09D4F690"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4A03A99C"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BF6A0D9" w14:textId="77777777">
              <w:trPr>
                <w:cantSplit/>
                <w:trHeight w:val="312"/>
                <w:jc w:val="center"/>
              </w:trPr>
              <w:tc>
                <w:tcPr>
                  <w:tcW w:w="2200" w:type="dxa"/>
                  <w:vMerge w:val="restart"/>
                  <w:vAlign w:val="center"/>
                </w:tcPr>
                <w:p w14:paraId="3FD4F2E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Fundamento Teórico</w:t>
                  </w:r>
                </w:p>
              </w:tc>
              <w:tc>
                <w:tcPr>
                  <w:tcW w:w="5207" w:type="dxa"/>
                  <w:vAlign w:val="center"/>
                </w:tcPr>
                <w:p w14:paraId="677742E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evidencian los diferentes fundamentos teóricos, en el desarrollo de la propuesta de trabajo de grado?</w:t>
                  </w:r>
                </w:p>
              </w:tc>
              <w:tc>
                <w:tcPr>
                  <w:tcW w:w="900" w:type="dxa"/>
                  <w:vAlign w:val="center"/>
                </w:tcPr>
                <w:p w14:paraId="654DD66E"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76281D3D"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02D781F0" w14:textId="77777777">
              <w:trPr>
                <w:cantSplit/>
                <w:trHeight w:val="312"/>
                <w:jc w:val="center"/>
              </w:trPr>
              <w:tc>
                <w:tcPr>
                  <w:tcW w:w="2200" w:type="dxa"/>
                  <w:vMerge/>
                  <w:vAlign w:val="center"/>
                </w:tcPr>
                <w:p w14:paraId="3F85900E"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01F4403B"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¿Los fundamentos teóricos son coherentes con la solución de la problemática?</w:t>
                  </w:r>
                </w:p>
              </w:tc>
              <w:tc>
                <w:tcPr>
                  <w:tcW w:w="900" w:type="dxa"/>
                  <w:vAlign w:val="center"/>
                </w:tcPr>
                <w:p w14:paraId="1250D46E"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41F22DE5"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5C88BB76" w14:textId="77777777">
              <w:trPr>
                <w:trHeight w:val="312"/>
                <w:jc w:val="center"/>
              </w:trPr>
              <w:tc>
                <w:tcPr>
                  <w:tcW w:w="2200" w:type="dxa"/>
                  <w:vAlign w:val="center"/>
                </w:tcPr>
                <w:p w14:paraId="20A07C3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Resultados esperados</w:t>
                  </w:r>
                </w:p>
              </w:tc>
              <w:tc>
                <w:tcPr>
                  <w:tcW w:w="5207" w:type="dxa"/>
                  <w:vAlign w:val="center"/>
                </w:tcPr>
                <w:p w14:paraId="47C98A3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definen los resultados que se quieren obtener de acuerdo a la metodología planteada?</w:t>
                  </w:r>
                </w:p>
              </w:tc>
              <w:tc>
                <w:tcPr>
                  <w:tcW w:w="900" w:type="dxa"/>
                  <w:vAlign w:val="center"/>
                </w:tcPr>
                <w:p w14:paraId="19C86116"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37413B32"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04AAD56" w14:textId="77777777">
              <w:trPr>
                <w:cantSplit/>
                <w:trHeight w:val="312"/>
                <w:jc w:val="center"/>
              </w:trPr>
              <w:tc>
                <w:tcPr>
                  <w:tcW w:w="2200" w:type="dxa"/>
                  <w:vMerge w:val="restart"/>
                  <w:vAlign w:val="center"/>
                </w:tcPr>
                <w:p w14:paraId="048C96F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Plan de actividades</w:t>
                  </w:r>
                </w:p>
              </w:tc>
              <w:tc>
                <w:tcPr>
                  <w:tcW w:w="5207" w:type="dxa"/>
                  <w:vAlign w:val="center"/>
                </w:tcPr>
                <w:p w14:paraId="2087D680"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tiempo de duración total del trabajo de grado está acorde con lo estipulado en el Reglamento de Trabajo de Grado?</w:t>
                  </w:r>
                </w:p>
              </w:tc>
              <w:tc>
                <w:tcPr>
                  <w:tcW w:w="900" w:type="dxa"/>
                  <w:vAlign w:val="center"/>
                </w:tcPr>
                <w:p w14:paraId="163CA766"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2FEE9EB1"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61EA0C64" w14:textId="77777777">
              <w:trPr>
                <w:cantSplit/>
                <w:trHeight w:val="312"/>
                <w:jc w:val="center"/>
              </w:trPr>
              <w:tc>
                <w:tcPr>
                  <w:tcW w:w="2200" w:type="dxa"/>
                  <w:vMerge/>
                  <w:vAlign w:val="center"/>
                </w:tcPr>
                <w:p w14:paraId="7BE8AF8E"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28A3C96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¿La duración planteada para cada actividad es razonable?</w:t>
                  </w:r>
                </w:p>
              </w:tc>
              <w:tc>
                <w:tcPr>
                  <w:tcW w:w="900" w:type="dxa"/>
                  <w:vAlign w:val="center"/>
                </w:tcPr>
                <w:p w14:paraId="2E726722"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75EB60B6"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016C10AA" w14:textId="77777777">
              <w:trPr>
                <w:cantSplit/>
                <w:trHeight w:val="312"/>
                <w:jc w:val="center"/>
              </w:trPr>
              <w:tc>
                <w:tcPr>
                  <w:tcW w:w="2200" w:type="dxa"/>
                  <w:vMerge/>
                  <w:vAlign w:val="center"/>
                </w:tcPr>
                <w:p w14:paraId="6AEA5648"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3AFCEEF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¿Las actividades planteadas son las necesarias para cumplir con el objetivo general del trabajo de grado?</w:t>
                  </w:r>
                </w:p>
              </w:tc>
              <w:tc>
                <w:tcPr>
                  <w:tcW w:w="900" w:type="dxa"/>
                  <w:vAlign w:val="center"/>
                </w:tcPr>
                <w:p w14:paraId="14680EF0"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7711D02C"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50FFE35" w14:textId="77777777">
              <w:trPr>
                <w:cantSplit/>
                <w:trHeight w:val="312"/>
                <w:jc w:val="center"/>
              </w:trPr>
              <w:tc>
                <w:tcPr>
                  <w:tcW w:w="2200" w:type="dxa"/>
                  <w:vMerge w:val="restart"/>
                  <w:vAlign w:val="center"/>
                </w:tcPr>
                <w:p w14:paraId="29C7F3CB"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Presupuesto</w:t>
                  </w:r>
                </w:p>
              </w:tc>
              <w:tc>
                <w:tcPr>
                  <w:tcW w:w="5207" w:type="dxa"/>
                  <w:vAlign w:val="center"/>
                </w:tcPr>
                <w:p w14:paraId="76E088C3"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presupuesto estipula claramente los costos en recurso humano?</w:t>
                  </w:r>
                </w:p>
              </w:tc>
              <w:tc>
                <w:tcPr>
                  <w:tcW w:w="900" w:type="dxa"/>
                  <w:vAlign w:val="center"/>
                </w:tcPr>
                <w:p w14:paraId="1EEB9A43"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4F89D07C"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570F636A" w14:textId="77777777">
              <w:trPr>
                <w:cantSplit/>
                <w:trHeight w:val="312"/>
                <w:jc w:val="center"/>
              </w:trPr>
              <w:tc>
                <w:tcPr>
                  <w:tcW w:w="2200" w:type="dxa"/>
                  <w:vMerge/>
                  <w:vAlign w:val="center"/>
                </w:tcPr>
                <w:p w14:paraId="01983D4E"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48748B2A"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presupuesto estipula los costos en recursos tecnológicos?</w:t>
                  </w:r>
                </w:p>
              </w:tc>
              <w:tc>
                <w:tcPr>
                  <w:tcW w:w="900" w:type="dxa"/>
                  <w:vAlign w:val="center"/>
                </w:tcPr>
                <w:p w14:paraId="3A0B9C15"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6A6F9E0E"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71E1EB50" w14:textId="77777777">
              <w:trPr>
                <w:cantSplit/>
                <w:trHeight w:val="312"/>
                <w:jc w:val="center"/>
              </w:trPr>
              <w:tc>
                <w:tcPr>
                  <w:tcW w:w="2200" w:type="dxa"/>
                  <w:vMerge/>
                  <w:vAlign w:val="center"/>
                </w:tcPr>
                <w:p w14:paraId="0465BBAB"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4DDD40A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presupuesto estipula los costos en materiales requeridos?</w:t>
                  </w:r>
                </w:p>
              </w:tc>
              <w:tc>
                <w:tcPr>
                  <w:tcW w:w="900" w:type="dxa"/>
                  <w:vAlign w:val="center"/>
                </w:tcPr>
                <w:p w14:paraId="3C05FC9E"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4CB90AD8"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51E33067" w14:textId="77777777">
              <w:trPr>
                <w:cantSplit/>
                <w:trHeight w:val="312"/>
                <w:jc w:val="center"/>
              </w:trPr>
              <w:tc>
                <w:tcPr>
                  <w:tcW w:w="2200" w:type="dxa"/>
                  <w:vMerge/>
                  <w:vAlign w:val="center"/>
                </w:tcPr>
                <w:p w14:paraId="030D5D05" w14:textId="77777777" w:rsidR="009D6344" w:rsidRPr="00570DCF" w:rsidRDefault="009D6344">
                  <w:pPr>
                    <w:widowControl w:val="0"/>
                    <w:pBdr>
                      <w:top w:val="nil"/>
                      <w:left w:val="nil"/>
                      <w:bottom w:val="nil"/>
                      <w:right w:val="nil"/>
                      <w:between w:val="nil"/>
                    </w:pBdr>
                    <w:spacing w:line="276" w:lineRule="auto"/>
                    <w:jc w:val="left"/>
                    <w:rPr>
                      <w:sz w:val="24"/>
                      <w:szCs w:val="24"/>
                    </w:rPr>
                  </w:pPr>
                </w:p>
              </w:tc>
              <w:tc>
                <w:tcPr>
                  <w:tcW w:w="5207" w:type="dxa"/>
                  <w:vAlign w:val="center"/>
                </w:tcPr>
                <w:p w14:paraId="32B62D2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discrimina en el presupuesto el aporte realizado por los autores, las UTS y otras instituciones patrocinadoras, en cada uno de los rubros costeados?</w:t>
                  </w:r>
                </w:p>
              </w:tc>
              <w:tc>
                <w:tcPr>
                  <w:tcW w:w="900" w:type="dxa"/>
                  <w:vAlign w:val="center"/>
                </w:tcPr>
                <w:p w14:paraId="11EF350C"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20D2CBDA"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0133D398" w14:textId="77777777">
              <w:trPr>
                <w:trHeight w:val="312"/>
                <w:jc w:val="center"/>
              </w:trPr>
              <w:tc>
                <w:tcPr>
                  <w:tcW w:w="2200" w:type="dxa"/>
                  <w:vAlign w:val="center"/>
                </w:tcPr>
                <w:p w14:paraId="13C4C0D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Consideraciones éticas</w:t>
                  </w:r>
                </w:p>
              </w:tc>
              <w:tc>
                <w:tcPr>
                  <w:tcW w:w="5207" w:type="dxa"/>
                  <w:vAlign w:val="center"/>
                </w:tcPr>
                <w:p w14:paraId="7E263D95"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¿Se evidencia dentro del informe el detalle de las consideraciones éticas que se pueden presentar en su desarrollo?</w:t>
                  </w:r>
                </w:p>
              </w:tc>
              <w:tc>
                <w:tcPr>
                  <w:tcW w:w="900" w:type="dxa"/>
                  <w:vAlign w:val="center"/>
                </w:tcPr>
                <w:p w14:paraId="1C1582A7"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00420E86"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315515B9" w14:textId="77777777">
              <w:trPr>
                <w:trHeight w:val="312"/>
                <w:jc w:val="center"/>
              </w:trPr>
              <w:tc>
                <w:tcPr>
                  <w:tcW w:w="2200" w:type="dxa"/>
                  <w:vAlign w:val="center"/>
                </w:tcPr>
                <w:p w14:paraId="3C492871"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Referencias bibliográficas</w:t>
                  </w:r>
                </w:p>
              </w:tc>
              <w:tc>
                <w:tcPr>
                  <w:tcW w:w="5207" w:type="dxa"/>
                  <w:vAlign w:val="center"/>
                </w:tcPr>
                <w:p w14:paraId="5DA13E1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¿Las referencias aplican el estándar APA de la edición vigente?</w:t>
                  </w:r>
                </w:p>
              </w:tc>
              <w:tc>
                <w:tcPr>
                  <w:tcW w:w="900" w:type="dxa"/>
                  <w:vAlign w:val="center"/>
                </w:tcPr>
                <w:p w14:paraId="0DD70E7C"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0E536BA3" w14:textId="77777777" w:rsidR="009D6344" w:rsidRPr="00570DCF" w:rsidRDefault="009D6344">
                  <w:pPr>
                    <w:pBdr>
                      <w:top w:val="nil"/>
                      <w:left w:val="nil"/>
                      <w:bottom w:val="nil"/>
                      <w:right w:val="nil"/>
                      <w:between w:val="nil"/>
                    </w:pBdr>
                    <w:spacing w:line="360" w:lineRule="auto"/>
                    <w:jc w:val="left"/>
                    <w:rPr>
                      <w:sz w:val="24"/>
                      <w:szCs w:val="24"/>
                    </w:rPr>
                  </w:pPr>
                </w:p>
              </w:tc>
            </w:tr>
            <w:tr w:rsidR="00570DCF" w:rsidRPr="00570DCF" w14:paraId="55917E5C" w14:textId="77777777">
              <w:trPr>
                <w:trHeight w:val="312"/>
                <w:jc w:val="center"/>
              </w:trPr>
              <w:tc>
                <w:tcPr>
                  <w:tcW w:w="2200" w:type="dxa"/>
                  <w:vAlign w:val="center"/>
                </w:tcPr>
                <w:p w14:paraId="282F14F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Resumen de similitud </w:t>
                  </w:r>
                </w:p>
              </w:tc>
              <w:tc>
                <w:tcPr>
                  <w:tcW w:w="5207" w:type="dxa"/>
                  <w:vAlign w:val="center"/>
                </w:tcPr>
                <w:p w14:paraId="314397B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El resultado del informe de similitud evidencia un porcentaje de similitud entre el 0 y 10% (VER ANEXO A)</w:t>
                  </w:r>
                </w:p>
              </w:tc>
              <w:tc>
                <w:tcPr>
                  <w:tcW w:w="900" w:type="dxa"/>
                  <w:vAlign w:val="center"/>
                </w:tcPr>
                <w:p w14:paraId="091F9DAD" w14:textId="77777777" w:rsidR="009D6344" w:rsidRPr="00570DCF" w:rsidRDefault="009D6344">
                  <w:pPr>
                    <w:pBdr>
                      <w:top w:val="nil"/>
                      <w:left w:val="nil"/>
                      <w:bottom w:val="nil"/>
                      <w:right w:val="nil"/>
                      <w:between w:val="nil"/>
                    </w:pBdr>
                    <w:spacing w:line="360" w:lineRule="auto"/>
                    <w:jc w:val="left"/>
                    <w:rPr>
                      <w:sz w:val="24"/>
                      <w:szCs w:val="24"/>
                    </w:rPr>
                  </w:pPr>
                </w:p>
              </w:tc>
              <w:tc>
                <w:tcPr>
                  <w:tcW w:w="900" w:type="dxa"/>
                  <w:vAlign w:val="center"/>
                </w:tcPr>
                <w:p w14:paraId="1CF09BB0" w14:textId="77777777" w:rsidR="009D6344" w:rsidRPr="00570DCF" w:rsidRDefault="009D6344">
                  <w:pPr>
                    <w:pBdr>
                      <w:top w:val="nil"/>
                      <w:left w:val="nil"/>
                      <w:bottom w:val="nil"/>
                      <w:right w:val="nil"/>
                      <w:between w:val="nil"/>
                    </w:pBdr>
                    <w:spacing w:line="360" w:lineRule="auto"/>
                    <w:jc w:val="left"/>
                    <w:rPr>
                      <w:sz w:val="24"/>
                      <w:szCs w:val="24"/>
                    </w:rPr>
                  </w:pPr>
                </w:p>
              </w:tc>
            </w:tr>
          </w:tbl>
          <w:p w14:paraId="49A97DF1" w14:textId="77777777" w:rsidR="009D6344" w:rsidRDefault="009D6344">
            <w:pPr>
              <w:pBdr>
                <w:top w:val="nil"/>
                <w:left w:val="nil"/>
                <w:bottom w:val="nil"/>
                <w:right w:val="nil"/>
                <w:between w:val="nil"/>
              </w:pBdr>
              <w:spacing w:line="360" w:lineRule="auto"/>
              <w:ind w:firstLine="720"/>
              <w:jc w:val="left"/>
              <w:rPr>
                <w:sz w:val="24"/>
                <w:szCs w:val="24"/>
              </w:rPr>
            </w:pPr>
          </w:p>
          <w:p w14:paraId="06515D52" w14:textId="77777777" w:rsidR="00570DCF" w:rsidRDefault="00570DCF">
            <w:pPr>
              <w:pBdr>
                <w:top w:val="nil"/>
                <w:left w:val="nil"/>
                <w:bottom w:val="nil"/>
                <w:right w:val="nil"/>
                <w:between w:val="nil"/>
              </w:pBdr>
              <w:spacing w:line="360" w:lineRule="auto"/>
              <w:ind w:firstLine="720"/>
              <w:jc w:val="left"/>
              <w:rPr>
                <w:sz w:val="24"/>
                <w:szCs w:val="24"/>
              </w:rPr>
            </w:pPr>
          </w:p>
          <w:p w14:paraId="7A75D34D" w14:textId="77777777" w:rsidR="00570DCF" w:rsidRDefault="00570DCF">
            <w:pPr>
              <w:pBdr>
                <w:top w:val="nil"/>
                <w:left w:val="nil"/>
                <w:bottom w:val="nil"/>
                <w:right w:val="nil"/>
                <w:between w:val="nil"/>
              </w:pBdr>
              <w:spacing w:line="360" w:lineRule="auto"/>
              <w:ind w:firstLine="720"/>
              <w:jc w:val="left"/>
              <w:rPr>
                <w:sz w:val="24"/>
                <w:szCs w:val="24"/>
              </w:rPr>
            </w:pPr>
          </w:p>
          <w:p w14:paraId="153819E0" w14:textId="77777777" w:rsidR="00570DCF" w:rsidRPr="00570DCF" w:rsidRDefault="00570DCF">
            <w:pPr>
              <w:pBdr>
                <w:top w:val="nil"/>
                <w:left w:val="nil"/>
                <w:bottom w:val="nil"/>
                <w:right w:val="nil"/>
                <w:between w:val="nil"/>
              </w:pBdr>
              <w:spacing w:line="360" w:lineRule="auto"/>
              <w:ind w:firstLine="720"/>
              <w:jc w:val="left"/>
              <w:rPr>
                <w:sz w:val="24"/>
                <w:szCs w:val="24"/>
              </w:rPr>
            </w:pPr>
          </w:p>
          <w:tbl>
            <w:tblPr>
              <w:tblStyle w:val="af8"/>
              <w:tblW w:w="92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7"/>
            </w:tblGrid>
            <w:tr w:rsidR="00570DCF" w:rsidRPr="00570DCF" w14:paraId="1549BE36" w14:textId="77777777">
              <w:trPr>
                <w:trHeight w:val="312"/>
                <w:jc w:val="center"/>
              </w:trPr>
              <w:tc>
                <w:tcPr>
                  <w:tcW w:w="9207" w:type="dxa"/>
                  <w:shd w:val="clear" w:color="auto" w:fill="BFBFBF"/>
                </w:tcPr>
                <w:p w14:paraId="2445653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OBSERVACIONES GENERALES</w:t>
                  </w:r>
                </w:p>
              </w:tc>
            </w:tr>
            <w:tr w:rsidR="00570DCF" w:rsidRPr="00570DCF" w14:paraId="10EFE87F" w14:textId="77777777">
              <w:trPr>
                <w:trHeight w:val="740"/>
                <w:jc w:val="center"/>
              </w:trPr>
              <w:tc>
                <w:tcPr>
                  <w:tcW w:w="9207" w:type="dxa"/>
                </w:tcPr>
                <w:p w14:paraId="4912EA6B"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5B7EBAD"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2BD93FC3"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86FF5AE"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A30E5E3"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01C5663E" w14:textId="77777777">
              <w:trPr>
                <w:trHeight w:val="186"/>
                <w:jc w:val="center"/>
              </w:trPr>
              <w:tc>
                <w:tcPr>
                  <w:tcW w:w="9207" w:type="dxa"/>
                  <w:shd w:val="clear" w:color="auto" w:fill="BFBFBF"/>
                </w:tcPr>
                <w:p w14:paraId="5EB6F7FF"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2C54E3C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CONCEPTO FINAL (Aprobado, No Aprobado o Aplazado).</w:t>
                  </w:r>
                </w:p>
                <w:p w14:paraId="4FB22F17"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6F3D16DB" w14:textId="77777777">
              <w:trPr>
                <w:trHeight w:val="425"/>
                <w:jc w:val="center"/>
              </w:trPr>
              <w:tc>
                <w:tcPr>
                  <w:tcW w:w="9207" w:type="dxa"/>
                </w:tcPr>
                <w:p w14:paraId="0CF006AF"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bl>
          <w:tbl>
            <w:tblPr>
              <w:tblStyle w:val="af9"/>
              <w:tblW w:w="92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2"/>
              <w:gridCol w:w="4745"/>
            </w:tblGrid>
            <w:tr w:rsidR="00570DCF" w:rsidRPr="00570DCF" w14:paraId="506E0728" w14:textId="77777777">
              <w:trPr>
                <w:trHeight w:val="398"/>
                <w:jc w:val="center"/>
              </w:trPr>
              <w:tc>
                <w:tcPr>
                  <w:tcW w:w="4462" w:type="dxa"/>
                </w:tcPr>
                <w:p w14:paraId="15A2B1A2"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D855591"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NOMBRE</w:t>
                  </w:r>
                </w:p>
                <w:p w14:paraId="1F305A9E"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D11290E"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noProof/>
                      <w:sz w:val="24"/>
                      <w:szCs w:val="24"/>
                    </w:rPr>
                    <mc:AlternateContent>
                      <mc:Choice Requires="wps">
                        <w:drawing>
                          <wp:anchor distT="0" distB="0" distL="114300" distR="114300" simplePos="0" relativeHeight="251660288" behindDoc="0" locked="0" layoutInCell="1" hidden="0" allowOverlap="1" wp14:anchorId="0F6F9655" wp14:editId="46E704FC">
                            <wp:simplePos x="0" y="0"/>
                            <wp:positionH relativeFrom="column">
                              <wp:posOffset>3032125</wp:posOffset>
                            </wp:positionH>
                            <wp:positionV relativeFrom="paragraph">
                              <wp:posOffset>83820</wp:posOffset>
                            </wp:positionV>
                            <wp:extent cx="0" cy="12700"/>
                            <wp:effectExtent l="0" t="0" r="0" b="0"/>
                            <wp:wrapNone/>
                            <wp:docPr id="1043" name="Conector recto de flecha 1043"/>
                            <wp:cNvGraphicFramePr/>
                            <a:graphic xmlns:a="http://schemas.openxmlformats.org/drawingml/2006/main">
                              <a:graphicData uri="http://schemas.microsoft.com/office/word/2010/wordprocessingShape">
                                <wps:wsp>
                                  <wps:cNvCnPr/>
                                  <wps:spPr>
                                    <a:xfrm>
                                      <a:off x="4088700" y="3780000"/>
                                      <a:ext cx="2514600" cy="0"/>
                                    </a:xfrm>
                                    <a:prstGeom prst="straightConnector1">
                                      <a:avLst/>
                                    </a:prstGeom>
                                    <a:noFill/>
                                    <a:ln w="9525" cap="flat" cmpd="sng">
                                      <a:solidFill>
                                        <a:srgbClr val="000000"/>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3032125</wp:posOffset>
                            </wp:positionH>
                            <wp:positionV relativeFrom="paragraph">
                              <wp:posOffset>83820</wp:posOffset>
                            </wp:positionV>
                            <wp:extent cx="0" cy="12700"/>
                            <wp:effectExtent b="0" l="0" r="0" t="0"/>
                            <wp:wrapNone/>
                            <wp:docPr id="1043"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14:paraId="3660C6C4"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FIRMA DEL DIRECTOR</w:t>
                  </w:r>
                </w:p>
                <w:p w14:paraId="39B62E63" w14:textId="77777777" w:rsidR="009D6344" w:rsidRPr="00570DCF" w:rsidRDefault="009D6344">
                  <w:pPr>
                    <w:pBdr>
                      <w:top w:val="nil"/>
                      <w:left w:val="nil"/>
                      <w:bottom w:val="nil"/>
                      <w:right w:val="nil"/>
                      <w:between w:val="nil"/>
                    </w:pBdr>
                    <w:spacing w:line="360" w:lineRule="auto"/>
                    <w:ind w:firstLine="720"/>
                    <w:jc w:val="left"/>
                    <w:rPr>
                      <w:sz w:val="24"/>
                      <w:szCs w:val="24"/>
                    </w:rPr>
                  </w:pPr>
                </w:p>
              </w:tc>
              <w:tc>
                <w:tcPr>
                  <w:tcW w:w="4745" w:type="dxa"/>
                </w:tcPr>
                <w:p w14:paraId="1D1E55FF"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2FD5DCCC"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lastRenderedPageBreak/>
                    <w:t xml:space="preserve">NOMBRE </w:t>
                  </w:r>
                </w:p>
                <w:p w14:paraId="3A844AB0"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0320DD8"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noProof/>
                      <w:sz w:val="24"/>
                      <w:szCs w:val="24"/>
                    </w:rPr>
                    <mc:AlternateContent>
                      <mc:Choice Requires="wps">
                        <w:drawing>
                          <wp:anchor distT="0" distB="0" distL="114300" distR="114300" simplePos="0" relativeHeight="251661312" behindDoc="0" locked="0" layoutInCell="1" hidden="0" allowOverlap="1" wp14:anchorId="27B703AD" wp14:editId="3314CC4E">
                            <wp:simplePos x="0" y="0"/>
                            <wp:positionH relativeFrom="column">
                              <wp:posOffset>3014980</wp:posOffset>
                            </wp:positionH>
                            <wp:positionV relativeFrom="paragraph">
                              <wp:posOffset>83820</wp:posOffset>
                            </wp:positionV>
                            <wp:extent cx="0" cy="12700"/>
                            <wp:effectExtent l="0" t="0" r="0" b="0"/>
                            <wp:wrapNone/>
                            <wp:docPr id="1044" name="Conector recto de flecha 1044"/>
                            <wp:cNvGraphicFramePr/>
                            <a:graphic xmlns:a="http://schemas.openxmlformats.org/drawingml/2006/main">
                              <a:graphicData uri="http://schemas.microsoft.com/office/word/2010/wordprocessingShape">
                                <wps:wsp>
                                  <wps:cNvCnPr/>
                                  <wps:spPr>
                                    <a:xfrm>
                                      <a:off x="4088700" y="3780000"/>
                                      <a:ext cx="2514600" cy="0"/>
                                    </a:xfrm>
                                    <a:prstGeom prst="straightConnector1">
                                      <a:avLst/>
                                    </a:prstGeom>
                                    <a:noFill/>
                                    <a:ln w="9525" cap="flat" cmpd="sng">
                                      <a:solidFill>
                                        <a:srgbClr val="000000"/>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3014980</wp:posOffset>
                            </wp:positionH>
                            <wp:positionV relativeFrom="paragraph">
                              <wp:posOffset>83820</wp:posOffset>
                            </wp:positionV>
                            <wp:extent cx="0" cy="12700"/>
                            <wp:effectExtent b="0" l="0" r="0" t="0"/>
                            <wp:wrapNone/>
                            <wp:docPr id="1044"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14:paraId="1B49CB06"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FIRMA DEL EVALUADOR </w:t>
                  </w:r>
                </w:p>
                <w:p w14:paraId="78FE5774"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r w:rsidR="00570DCF" w:rsidRPr="00570DCF" w14:paraId="493AB685" w14:textId="77777777">
              <w:trPr>
                <w:trHeight w:val="477"/>
                <w:jc w:val="center"/>
              </w:trPr>
              <w:tc>
                <w:tcPr>
                  <w:tcW w:w="4462" w:type="dxa"/>
                </w:tcPr>
                <w:p w14:paraId="281579DA"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5AF05E6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FECHA DE RECIBIDO COMITÉ DE TRABAJOS DE GRADO</w:t>
                  </w:r>
                </w:p>
                <w:p w14:paraId="5261CCA9" w14:textId="77777777" w:rsidR="009D6344" w:rsidRPr="00570DCF" w:rsidRDefault="009D6344" w:rsidP="00907E2C">
                  <w:pPr>
                    <w:pBdr>
                      <w:top w:val="nil"/>
                      <w:left w:val="nil"/>
                      <w:bottom w:val="nil"/>
                      <w:right w:val="nil"/>
                      <w:between w:val="nil"/>
                    </w:pBdr>
                    <w:spacing w:line="360" w:lineRule="auto"/>
                    <w:ind w:firstLine="720"/>
                    <w:jc w:val="left"/>
                    <w:rPr>
                      <w:sz w:val="24"/>
                      <w:szCs w:val="24"/>
                    </w:rPr>
                  </w:pPr>
                </w:p>
                <w:p w14:paraId="0CF5614A" w14:textId="77777777" w:rsidR="00907E2C" w:rsidRPr="00570DCF" w:rsidRDefault="00907E2C" w:rsidP="00907E2C">
                  <w:pPr>
                    <w:pBdr>
                      <w:top w:val="nil"/>
                      <w:left w:val="nil"/>
                      <w:bottom w:val="nil"/>
                      <w:right w:val="nil"/>
                      <w:between w:val="nil"/>
                    </w:pBdr>
                    <w:spacing w:line="360" w:lineRule="auto"/>
                    <w:ind w:firstLine="720"/>
                    <w:jc w:val="left"/>
                    <w:rPr>
                      <w:sz w:val="24"/>
                      <w:szCs w:val="24"/>
                    </w:rPr>
                  </w:pPr>
                </w:p>
              </w:tc>
              <w:tc>
                <w:tcPr>
                  <w:tcW w:w="4745" w:type="dxa"/>
                </w:tcPr>
                <w:p w14:paraId="3CA20AF5"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2F8B1FE3"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FECHA DE EMISIÓN DEL CONCEPTO COMITÉ DE TRABAJOS DE GRADO: </w:t>
                  </w:r>
                </w:p>
                <w:p w14:paraId="07531ADD"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1A3A4A22" w14:textId="77777777" w:rsidR="00907E2C" w:rsidRPr="00570DCF" w:rsidRDefault="00907E2C">
                  <w:pPr>
                    <w:pBdr>
                      <w:top w:val="nil"/>
                      <w:left w:val="nil"/>
                      <w:bottom w:val="nil"/>
                      <w:right w:val="nil"/>
                      <w:between w:val="nil"/>
                    </w:pBdr>
                    <w:spacing w:line="360" w:lineRule="auto"/>
                    <w:ind w:firstLine="720"/>
                    <w:jc w:val="left"/>
                    <w:rPr>
                      <w:sz w:val="24"/>
                      <w:szCs w:val="24"/>
                    </w:rPr>
                  </w:pPr>
                </w:p>
              </w:tc>
            </w:tr>
            <w:tr w:rsidR="00570DCF" w:rsidRPr="00570DCF" w14:paraId="745087A4" w14:textId="77777777">
              <w:trPr>
                <w:trHeight w:val="290"/>
                <w:jc w:val="center"/>
              </w:trPr>
              <w:tc>
                <w:tcPr>
                  <w:tcW w:w="9207" w:type="dxa"/>
                  <w:gridSpan w:val="2"/>
                  <w:vAlign w:val="center"/>
                </w:tcPr>
                <w:p w14:paraId="6C78E0AF"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b/>
                      <w:bCs/>
                      <w:sz w:val="24"/>
                      <w:szCs w:val="24"/>
                    </w:rPr>
                    <w:t>ESPACIO DILIGENCIADO POR EL COMITÉ DE TRABAJO DE GRADO</w:t>
                  </w:r>
                </w:p>
              </w:tc>
            </w:tr>
            <w:tr w:rsidR="00570DCF" w:rsidRPr="00570DCF" w14:paraId="3E512A7E" w14:textId="77777777">
              <w:trPr>
                <w:trHeight w:val="290"/>
                <w:jc w:val="center"/>
              </w:trPr>
              <w:tc>
                <w:tcPr>
                  <w:tcW w:w="9207" w:type="dxa"/>
                  <w:gridSpan w:val="2"/>
                </w:tcPr>
                <w:p w14:paraId="50709856" w14:textId="0860DB11" w:rsidR="009D6344" w:rsidRPr="00570DCF" w:rsidRDefault="009D6344">
                  <w:pPr>
                    <w:pBdr>
                      <w:top w:val="nil"/>
                      <w:left w:val="nil"/>
                      <w:bottom w:val="nil"/>
                      <w:right w:val="nil"/>
                      <w:between w:val="nil"/>
                    </w:pBdr>
                    <w:spacing w:line="360" w:lineRule="auto"/>
                    <w:ind w:firstLine="720"/>
                    <w:jc w:val="left"/>
                    <w:rPr>
                      <w:sz w:val="24"/>
                      <w:szCs w:val="24"/>
                    </w:rPr>
                  </w:pPr>
                </w:p>
                <w:p w14:paraId="0A90FB87" w14:textId="7D14B31C"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xml:space="preserve">Concepto Emitido:    ____Aprobado    ___No Aprobado ___Aplazado    </w:t>
                  </w:r>
                </w:p>
                <w:p w14:paraId="770E2D2D" w14:textId="13BB1868" w:rsidR="009D6344" w:rsidRPr="00570DCF" w:rsidRDefault="009D6344">
                  <w:pPr>
                    <w:pBdr>
                      <w:top w:val="nil"/>
                      <w:left w:val="nil"/>
                      <w:bottom w:val="nil"/>
                      <w:right w:val="nil"/>
                      <w:between w:val="nil"/>
                    </w:pBdr>
                    <w:spacing w:line="360" w:lineRule="auto"/>
                    <w:ind w:firstLine="720"/>
                    <w:jc w:val="left"/>
                    <w:rPr>
                      <w:sz w:val="24"/>
                      <w:szCs w:val="24"/>
                    </w:rPr>
                  </w:pPr>
                </w:p>
                <w:p w14:paraId="75E80DF5" w14:textId="50029A56"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xml:space="preserve">Observaciones: </w:t>
                  </w:r>
                </w:p>
                <w:p w14:paraId="626C5E85" w14:textId="27FE6294"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_____________________________________________________________</w:t>
                  </w:r>
                </w:p>
                <w:p w14:paraId="72731185" w14:textId="6C7D6576" w:rsidR="009D6344" w:rsidRPr="00570DCF" w:rsidRDefault="009D6344">
                  <w:pPr>
                    <w:pBdr>
                      <w:top w:val="nil"/>
                      <w:left w:val="nil"/>
                      <w:bottom w:val="nil"/>
                      <w:right w:val="nil"/>
                      <w:between w:val="nil"/>
                    </w:pBdr>
                    <w:spacing w:line="360" w:lineRule="auto"/>
                    <w:ind w:firstLine="720"/>
                    <w:jc w:val="left"/>
                    <w:rPr>
                      <w:sz w:val="24"/>
                      <w:szCs w:val="24"/>
                    </w:rPr>
                  </w:pPr>
                </w:p>
                <w:p w14:paraId="43740929" w14:textId="754D6F22"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Fecha de aprobación:</w:t>
                  </w:r>
                  <w:r w:rsidR="009D0140" w:rsidRPr="00570DCF">
                    <w:rPr>
                      <w:sz w:val="24"/>
                      <w:szCs w:val="24"/>
                    </w:rPr>
                    <w:t xml:space="preserve">      /       /         </w:t>
                  </w:r>
                  <w:r w:rsidRPr="00570DCF">
                    <w:rPr>
                      <w:sz w:val="24"/>
                      <w:szCs w:val="24"/>
                    </w:rPr>
                    <w:t xml:space="preserve">              Acta No. ____       </w:t>
                  </w:r>
                </w:p>
                <w:p w14:paraId="55904ED2" w14:textId="14A1DBA1" w:rsidR="009D6344" w:rsidRPr="00570DCF" w:rsidRDefault="000730E5">
                  <w:pPr>
                    <w:pBdr>
                      <w:top w:val="nil"/>
                      <w:left w:val="nil"/>
                      <w:bottom w:val="nil"/>
                      <w:right w:val="nil"/>
                      <w:between w:val="nil"/>
                    </w:pBdr>
                    <w:spacing w:line="360" w:lineRule="auto"/>
                    <w:ind w:firstLine="720"/>
                    <w:jc w:val="left"/>
                    <w:rPr>
                      <w:sz w:val="24"/>
                      <w:szCs w:val="24"/>
                    </w:rPr>
                  </w:pPr>
                  <w:r>
                    <w:rPr>
                      <w:noProof/>
                      <w:sz w:val="24"/>
                      <w:szCs w:val="24"/>
                    </w:rPr>
                    <w:drawing>
                      <wp:anchor distT="0" distB="0" distL="114300" distR="114300" simplePos="0" relativeHeight="251680768" behindDoc="0" locked="0" layoutInCell="1" allowOverlap="1" wp14:anchorId="43C46F22" wp14:editId="04411F92">
                        <wp:simplePos x="0" y="0"/>
                        <wp:positionH relativeFrom="column">
                          <wp:posOffset>1784985</wp:posOffset>
                        </wp:positionH>
                        <wp:positionV relativeFrom="paragraph">
                          <wp:posOffset>167005</wp:posOffset>
                        </wp:positionV>
                        <wp:extent cx="1250750" cy="695325"/>
                        <wp:effectExtent l="0" t="0" r="698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0750" cy="69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2CC1D5" w14:textId="3CB18F0F" w:rsidR="009D6344" w:rsidRPr="00570DCF" w:rsidRDefault="009D6344">
                  <w:pPr>
                    <w:pBdr>
                      <w:top w:val="nil"/>
                      <w:left w:val="nil"/>
                      <w:bottom w:val="nil"/>
                      <w:right w:val="nil"/>
                      <w:between w:val="nil"/>
                    </w:pBdr>
                    <w:spacing w:line="360" w:lineRule="auto"/>
                    <w:ind w:firstLine="720"/>
                    <w:jc w:val="left"/>
                    <w:rPr>
                      <w:sz w:val="24"/>
                      <w:szCs w:val="24"/>
                    </w:rPr>
                  </w:pPr>
                </w:p>
                <w:p w14:paraId="7C14BF4C" w14:textId="06908E22"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xml:space="preserve">Firma Estudiante1 ____________________________ </w:t>
                  </w:r>
                </w:p>
                <w:p w14:paraId="42FBCC48" w14:textId="36AD5A2C" w:rsidR="009D6344" w:rsidRPr="00570DCF" w:rsidRDefault="000730E5">
                  <w:pPr>
                    <w:pBdr>
                      <w:top w:val="nil"/>
                      <w:left w:val="nil"/>
                      <w:bottom w:val="nil"/>
                      <w:right w:val="nil"/>
                      <w:between w:val="nil"/>
                    </w:pBdr>
                    <w:spacing w:line="360" w:lineRule="auto"/>
                    <w:ind w:firstLine="720"/>
                    <w:jc w:val="left"/>
                    <w:rPr>
                      <w:sz w:val="24"/>
                      <w:szCs w:val="24"/>
                    </w:rPr>
                  </w:pPr>
                  <w:r>
                    <w:rPr>
                      <w:noProof/>
                      <w:sz w:val="24"/>
                      <w:szCs w:val="24"/>
                    </w:rPr>
                    <w:drawing>
                      <wp:anchor distT="0" distB="0" distL="114300" distR="114300" simplePos="0" relativeHeight="251681792" behindDoc="1" locked="0" layoutInCell="1" allowOverlap="1" wp14:anchorId="7312D98C" wp14:editId="63C75CFA">
                        <wp:simplePos x="0" y="0"/>
                        <wp:positionH relativeFrom="column">
                          <wp:posOffset>1701800</wp:posOffset>
                        </wp:positionH>
                        <wp:positionV relativeFrom="paragraph">
                          <wp:posOffset>159385</wp:posOffset>
                        </wp:positionV>
                        <wp:extent cx="1781175" cy="366362"/>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alphaModFix amt="85000"/>
                                  <a:extLst>
                                    <a:ext uri="{28A0092B-C50C-407E-A947-70E740481C1C}">
                                      <a14:useLocalDpi xmlns:a14="http://schemas.microsoft.com/office/drawing/2010/main" val="0"/>
                                    </a:ext>
                                  </a:extLst>
                                </a:blip>
                                <a:srcRect/>
                                <a:stretch>
                                  <a:fillRect/>
                                </a:stretch>
                              </pic:blipFill>
                              <pic:spPr bwMode="auto">
                                <a:xfrm>
                                  <a:off x="0" y="0"/>
                                  <a:ext cx="1781175" cy="3663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D8C1CB" w14:textId="48A96E5D"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Firma Estudiante2 ____________________________</w:t>
                  </w:r>
                </w:p>
                <w:p w14:paraId="268F6835"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669D7C76"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42BCB872"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Director: ___________________________________</w:t>
                  </w:r>
                </w:p>
                <w:p w14:paraId="5CFCD7BC"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6AED3DD5" w14:textId="77777777" w:rsidR="00907E2C" w:rsidRPr="00570DCF" w:rsidRDefault="00907E2C">
                  <w:pPr>
                    <w:pBdr>
                      <w:top w:val="nil"/>
                      <w:left w:val="nil"/>
                      <w:bottom w:val="nil"/>
                      <w:right w:val="nil"/>
                      <w:between w:val="nil"/>
                    </w:pBdr>
                    <w:spacing w:line="360" w:lineRule="auto"/>
                    <w:ind w:firstLine="720"/>
                    <w:jc w:val="left"/>
                    <w:rPr>
                      <w:sz w:val="24"/>
                      <w:szCs w:val="24"/>
                    </w:rPr>
                  </w:pPr>
                </w:p>
                <w:p w14:paraId="2A69FBDB" w14:textId="77777777" w:rsidR="00907E2C" w:rsidRPr="00570DCF" w:rsidRDefault="00907E2C">
                  <w:pPr>
                    <w:pBdr>
                      <w:top w:val="nil"/>
                      <w:left w:val="nil"/>
                      <w:bottom w:val="nil"/>
                      <w:right w:val="nil"/>
                      <w:between w:val="nil"/>
                    </w:pBdr>
                    <w:spacing w:line="360" w:lineRule="auto"/>
                    <w:ind w:firstLine="720"/>
                    <w:jc w:val="left"/>
                    <w:rPr>
                      <w:sz w:val="24"/>
                      <w:szCs w:val="24"/>
                    </w:rPr>
                  </w:pPr>
                </w:p>
                <w:p w14:paraId="3EEFD48E" w14:textId="77777777" w:rsidR="00907E2C"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          Coordinador del programa académico: </w:t>
                  </w:r>
                </w:p>
                <w:p w14:paraId="11BA16D1" w14:textId="77777777" w:rsidR="00907E2C" w:rsidRPr="00570DCF" w:rsidRDefault="00907E2C">
                  <w:pPr>
                    <w:pBdr>
                      <w:top w:val="nil"/>
                      <w:left w:val="nil"/>
                      <w:bottom w:val="nil"/>
                      <w:right w:val="nil"/>
                      <w:between w:val="nil"/>
                    </w:pBdr>
                    <w:spacing w:line="360" w:lineRule="auto"/>
                    <w:jc w:val="left"/>
                    <w:rPr>
                      <w:sz w:val="24"/>
                      <w:szCs w:val="24"/>
                    </w:rPr>
                  </w:pPr>
                </w:p>
                <w:p w14:paraId="2B0A117D"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 xml:space="preserve">            ______________________________________</w:t>
                  </w:r>
                </w:p>
                <w:p w14:paraId="3C4DBFC7"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DC3073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xml:space="preserve">Fecha de notificación al estudiante:                          </w:t>
                  </w:r>
                </w:p>
                <w:p w14:paraId="0DF7AABC"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xml:space="preserve">Fecha de inicio:  </w:t>
                  </w:r>
                  <w:r w:rsidR="00907E2C" w:rsidRPr="00570DCF">
                    <w:rPr>
                      <w:sz w:val="24"/>
                      <w:szCs w:val="24"/>
                    </w:rPr>
                    <w:t xml:space="preserve">    /       /         </w:t>
                  </w:r>
                  <w:r w:rsidRPr="00570DCF">
                    <w:rPr>
                      <w:sz w:val="24"/>
                      <w:szCs w:val="24"/>
                    </w:rPr>
                    <w:t>Fecha de finalización del TG:</w:t>
                  </w:r>
                  <w:r w:rsidR="00907E2C" w:rsidRPr="00570DCF">
                    <w:rPr>
                      <w:sz w:val="24"/>
                      <w:szCs w:val="24"/>
                    </w:rPr>
                    <w:t xml:space="preserve">      /       /       </w:t>
                  </w:r>
                  <w:proofErr w:type="gramStart"/>
                  <w:r w:rsidR="00907E2C" w:rsidRPr="00570DCF">
                    <w:rPr>
                      <w:sz w:val="24"/>
                      <w:szCs w:val="24"/>
                    </w:rPr>
                    <w:t xml:space="preserve">  </w:t>
                  </w:r>
                  <w:r w:rsidRPr="00570DCF">
                    <w:rPr>
                      <w:sz w:val="24"/>
                      <w:szCs w:val="24"/>
                    </w:rPr>
                    <w:t xml:space="preserve"> (</w:t>
                  </w:r>
                  <w:proofErr w:type="gramEnd"/>
                  <w:r w:rsidRPr="00570DCF">
                    <w:rPr>
                      <w:sz w:val="24"/>
                      <w:szCs w:val="24"/>
                    </w:rPr>
                    <w:t>180 días a partir de la notificación de la aprobación al estudiante)</w:t>
                  </w:r>
                </w:p>
                <w:p w14:paraId="715DB028"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Prórroga 1:</w:t>
                  </w:r>
                  <w:r w:rsidR="00907E2C" w:rsidRPr="00570DCF">
                    <w:rPr>
                      <w:sz w:val="24"/>
                      <w:szCs w:val="24"/>
                    </w:rPr>
                    <w:t xml:space="preserve">      /       /         </w:t>
                  </w:r>
                  <w:r w:rsidRPr="00570DCF">
                    <w:rPr>
                      <w:sz w:val="24"/>
                      <w:szCs w:val="24"/>
                    </w:rPr>
                    <w:t>Prórroga 2:</w:t>
                  </w:r>
                  <w:r w:rsidR="00907E2C" w:rsidRPr="00570DCF">
                    <w:rPr>
                      <w:sz w:val="24"/>
                      <w:szCs w:val="24"/>
                    </w:rPr>
                    <w:t xml:space="preserve">      /       /         </w:t>
                  </w:r>
                  <w:r w:rsidRPr="00570DCF">
                    <w:rPr>
                      <w:sz w:val="24"/>
                      <w:szCs w:val="24"/>
                    </w:rPr>
                    <w:t>Prórroga 3:</w:t>
                  </w:r>
                  <w:r w:rsidR="00907E2C" w:rsidRPr="00570DCF">
                    <w:rPr>
                      <w:sz w:val="24"/>
                      <w:szCs w:val="24"/>
                    </w:rPr>
                    <w:t xml:space="preserve">      /       /         </w:t>
                  </w:r>
                </w:p>
                <w:p w14:paraId="323BE1C6"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 xml:space="preserve">                  </w:t>
                  </w:r>
                </w:p>
              </w:tc>
            </w:tr>
          </w:tbl>
          <w:p w14:paraId="4AD7FB24" w14:textId="77777777" w:rsidR="009D6344" w:rsidRPr="00570DCF" w:rsidRDefault="009D6344">
            <w:pPr>
              <w:pBdr>
                <w:top w:val="nil"/>
                <w:left w:val="nil"/>
                <w:bottom w:val="nil"/>
                <w:right w:val="nil"/>
                <w:between w:val="nil"/>
              </w:pBdr>
              <w:spacing w:line="360" w:lineRule="auto"/>
              <w:ind w:firstLine="720"/>
              <w:jc w:val="left"/>
              <w:rPr>
                <w:sz w:val="24"/>
                <w:szCs w:val="24"/>
              </w:rPr>
            </w:pPr>
          </w:p>
        </w:tc>
      </w:tr>
    </w:tbl>
    <w:p w14:paraId="21B6EFC1"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lastRenderedPageBreak/>
        <w:tab/>
      </w:r>
    </w:p>
    <w:p w14:paraId="021880FB"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0118C3B3"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2E186B72" w14:textId="77777777" w:rsidR="009D6344" w:rsidRPr="00570DCF" w:rsidRDefault="0049373C">
      <w:pPr>
        <w:pBdr>
          <w:top w:val="nil"/>
          <w:left w:val="nil"/>
          <w:bottom w:val="nil"/>
          <w:right w:val="nil"/>
          <w:between w:val="nil"/>
        </w:pBdr>
        <w:spacing w:line="360" w:lineRule="auto"/>
        <w:jc w:val="left"/>
        <w:rPr>
          <w:sz w:val="24"/>
          <w:szCs w:val="24"/>
        </w:rPr>
      </w:pPr>
      <w:r w:rsidRPr="00570DCF">
        <w:rPr>
          <w:sz w:val="24"/>
          <w:szCs w:val="24"/>
        </w:rPr>
        <w:t>Al diligenciar este documento, autorizo de manera previa, expresa e inequívoca a las UNIDADES TECNOLÓGICAS DE SANTANDER a dar tratamiento de mis datos personales (y/o de los datos del menor de edad o persona en condición de discapacidad cognitiva que represento) aquí consignados, incluyendo el consentimiento explícito para tratar datos sensibles aun conociendo la posibilidad de oponerme a ello, conforme a las finalidades incorporadas en la Política de Tratamiento de Información publicada en www.uts.edu.co y/o en Calle de los estudiantes 9-82 Ciudadela Real de Minas, que declaro conocer y estar informado que en ella se presentan los derechos que me asisten como titular y los canales de atención donde ejercerlos.</w:t>
      </w:r>
    </w:p>
    <w:p w14:paraId="79DEAE79" w14:textId="77777777" w:rsidR="009D6344" w:rsidRPr="00570DCF" w:rsidRDefault="0049373C">
      <w:pPr>
        <w:pBdr>
          <w:top w:val="nil"/>
          <w:left w:val="nil"/>
          <w:bottom w:val="nil"/>
          <w:right w:val="nil"/>
          <w:between w:val="nil"/>
        </w:pBdr>
        <w:spacing w:line="360" w:lineRule="auto"/>
        <w:ind w:firstLine="720"/>
        <w:jc w:val="left"/>
        <w:rPr>
          <w:sz w:val="24"/>
          <w:szCs w:val="24"/>
        </w:rPr>
      </w:pPr>
      <w:r w:rsidRPr="00570DCF">
        <w:rPr>
          <w:sz w:val="24"/>
          <w:szCs w:val="24"/>
        </w:rPr>
        <w:tab/>
      </w:r>
    </w:p>
    <w:p w14:paraId="6ED8629C" w14:textId="77777777" w:rsidR="009D6344" w:rsidRPr="00570DCF" w:rsidRDefault="009D6344">
      <w:pPr>
        <w:pBdr>
          <w:top w:val="nil"/>
          <w:left w:val="nil"/>
          <w:bottom w:val="nil"/>
          <w:right w:val="nil"/>
          <w:between w:val="nil"/>
        </w:pBdr>
        <w:spacing w:line="360" w:lineRule="auto"/>
        <w:ind w:firstLine="720"/>
        <w:jc w:val="left"/>
        <w:rPr>
          <w:sz w:val="24"/>
          <w:szCs w:val="24"/>
        </w:rPr>
      </w:pPr>
    </w:p>
    <w:p w14:paraId="7E4BECA2" w14:textId="77777777" w:rsidR="00C85951" w:rsidRPr="00570DCF" w:rsidRDefault="00C85951">
      <w:pPr>
        <w:rPr>
          <w:rFonts w:eastAsia="Arimo"/>
          <w:sz w:val="24"/>
          <w:szCs w:val="24"/>
        </w:rPr>
      </w:pPr>
      <w:bookmarkStart w:id="1" w:name="_heading=h.c2uqerwqabn0" w:colFirst="0" w:colLast="0"/>
      <w:bookmarkEnd w:id="1"/>
      <w:r w:rsidRPr="00570DCF">
        <w:rPr>
          <w:rFonts w:eastAsia="Arimo"/>
          <w:sz w:val="24"/>
          <w:szCs w:val="24"/>
        </w:rPr>
        <w:br w:type="page"/>
      </w:r>
    </w:p>
    <w:p w14:paraId="41C20DB2" w14:textId="7B4A03CA" w:rsidR="00C85951" w:rsidRPr="00570DCF" w:rsidRDefault="000730E5" w:rsidP="00C85951">
      <w:pPr>
        <w:pBdr>
          <w:top w:val="nil"/>
          <w:left w:val="nil"/>
          <w:bottom w:val="nil"/>
          <w:right w:val="nil"/>
          <w:between w:val="nil"/>
        </w:pBdr>
        <w:spacing w:line="360" w:lineRule="auto"/>
        <w:jc w:val="center"/>
        <w:rPr>
          <w:b/>
          <w:bCs/>
          <w:sz w:val="24"/>
          <w:szCs w:val="24"/>
        </w:rPr>
      </w:pPr>
      <w:r>
        <w:rPr>
          <w:noProof/>
        </w:rPr>
        <w:lastRenderedPageBreak/>
        <w:drawing>
          <wp:anchor distT="0" distB="0" distL="114300" distR="114300" simplePos="0" relativeHeight="251682816" behindDoc="0" locked="0" layoutInCell="1" allowOverlap="1" wp14:anchorId="2EA5632C" wp14:editId="36B4ED93">
            <wp:simplePos x="0" y="0"/>
            <wp:positionH relativeFrom="column">
              <wp:posOffset>413385</wp:posOffset>
            </wp:positionH>
            <wp:positionV relativeFrom="paragraph">
              <wp:posOffset>263525</wp:posOffset>
            </wp:positionV>
            <wp:extent cx="5297170" cy="68580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97170" cy="6858000"/>
                    </a:xfrm>
                    <a:prstGeom prst="rect">
                      <a:avLst/>
                    </a:prstGeom>
                  </pic:spPr>
                </pic:pic>
              </a:graphicData>
            </a:graphic>
            <wp14:sizeRelH relativeFrom="margin">
              <wp14:pctWidth>0</wp14:pctWidth>
            </wp14:sizeRelH>
            <wp14:sizeRelV relativeFrom="margin">
              <wp14:pctHeight>0</wp14:pctHeight>
            </wp14:sizeRelV>
          </wp:anchor>
        </w:drawing>
      </w:r>
      <w:r w:rsidR="00C85951" w:rsidRPr="00570DCF">
        <w:rPr>
          <w:b/>
          <w:bCs/>
          <w:sz w:val="24"/>
          <w:szCs w:val="24"/>
        </w:rPr>
        <w:t>Anexos:</w:t>
      </w:r>
    </w:p>
    <w:p w14:paraId="4C942F78" w14:textId="28F98B76" w:rsidR="00C85951" w:rsidRPr="00570DCF" w:rsidRDefault="000730E5">
      <w:pPr>
        <w:rPr>
          <w:b/>
          <w:bCs/>
          <w:sz w:val="24"/>
          <w:szCs w:val="24"/>
        </w:rPr>
      </w:pPr>
      <w:r>
        <w:rPr>
          <w:noProof/>
        </w:rPr>
        <w:lastRenderedPageBreak/>
        <w:drawing>
          <wp:anchor distT="0" distB="0" distL="114300" distR="114300" simplePos="0" relativeHeight="251683840" behindDoc="0" locked="0" layoutInCell="1" allowOverlap="1" wp14:anchorId="48FB3825" wp14:editId="0F58F62B">
            <wp:simplePos x="0" y="0"/>
            <wp:positionH relativeFrom="column">
              <wp:posOffset>404495</wp:posOffset>
            </wp:positionH>
            <wp:positionV relativeFrom="paragraph">
              <wp:posOffset>0</wp:posOffset>
            </wp:positionV>
            <wp:extent cx="5419090" cy="702945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19090" cy="7029450"/>
                    </a:xfrm>
                    <a:prstGeom prst="rect">
                      <a:avLst/>
                    </a:prstGeom>
                  </pic:spPr>
                </pic:pic>
              </a:graphicData>
            </a:graphic>
            <wp14:sizeRelH relativeFrom="margin">
              <wp14:pctWidth>0</wp14:pctWidth>
            </wp14:sizeRelH>
            <wp14:sizeRelV relativeFrom="margin">
              <wp14:pctHeight>0</wp14:pctHeight>
            </wp14:sizeRelV>
          </wp:anchor>
        </w:drawing>
      </w:r>
      <w:r w:rsidR="00C85951" w:rsidRPr="00570DCF">
        <w:rPr>
          <w:b/>
          <w:bCs/>
          <w:sz w:val="24"/>
          <w:szCs w:val="24"/>
        </w:rPr>
        <w:br w:type="page"/>
      </w:r>
    </w:p>
    <w:p w14:paraId="6BEDE535" w14:textId="39D6B3B8" w:rsidR="00C85951" w:rsidRPr="00570DCF" w:rsidRDefault="00D70EF2">
      <w:pPr>
        <w:rPr>
          <w:b/>
          <w:bCs/>
          <w:sz w:val="24"/>
          <w:szCs w:val="24"/>
        </w:rPr>
      </w:pPr>
      <w:r w:rsidRPr="00702338">
        <w:lastRenderedPageBreak/>
        <w:drawing>
          <wp:anchor distT="0" distB="0" distL="114300" distR="114300" simplePos="0" relativeHeight="251693056" behindDoc="0" locked="0" layoutInCell="1" allowOverlap="1" wp14:anchorId="7C4D4DCE" wp14:editId="11FB19D1">
            <wp:simplePos x="0" y="0"/>
            <wp:positionH relativeFrom="margin">
              <wp:align>center</wp:align>
            </wp:positionH>
            <wp:positionV relativeFrom="paragraph">
              <wp:posOffset>6350</wp:posOffset>
            </wp:positionV>
            <wp:extent cx="5505450" cy="7111209"/>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05450" cy="7111209"/>
                    </a:xfrm>
                    <a:prstGeom prst="rect">
                      <a:avLst/>
                    </a:prstGeom>
                  </pic:spPr>
                </pic:pic>
              </a:graphicData>
            </a:graphic>
            <wp14:sizeRelH relativeFrom="margin">
              <wp14:pctWidth>0</wp14:pctWidth>
            </wp14:sizeRelH>
            <wp14:sizeRelV relativeFrom="margin">
              <wp14:pctHeight>0</wp14:pctHeight>
            </wp14:sizeRelV>
          </wp:anchor>
        </w:drawing>
      </w:r>
      <w:r w:rsidR="00C85951" w:rsidRPr="00570DCF">
        <w:rPr>
          <w:b/>
          <w:bCs/>
          <w:sz w:val="24"/>
          <w:szCs w:val="24"/>
        </w:rPr>
        <w:br w:type="page"/>
      </w:r>
    </w:p>
    <w:p w14:paraId="7ACC72DE" w14:textId="0707BBE9" w:rsidR="000730E5" w:rsidRDefault="000730E5" w:rsidP="00C85951">
      <w:pPr>
        <w:pBdr>
          <w:top w:val="nil"/>
          <w:left w:val="nil"/>
          <w:bottom w:val="nil"/>
          <w:right w:val="nil"/>
          <w:between w:val="nil"/>
        </w:pBdr>
        <w:spacing w:line="360" w:lineRule="auto"/>
        <w:jc w:val="center"/>
        <w:rPr>
          <w:b/>
          <w:bCs/>
          <w:sz w:val="24"/>
          <w:szCs w:val="24"/>
        </w:rPr>
      </w:pPr>
      <w:r>
        <w:rPr>
          <w:noProof/>
        </w:rPr>
        <w:lastRenderedPageBreak/>
        <w:drawing>
          <wp:anchor distT="0" distB="0" distL="114300" distR="114300" simplePos="0" relativeHeight="251685888" behindDoc="0" locked="0" layoutInCell="1" allowOverlap="1" wp14:anchorId="4E565FBA" wp14:editId="394E4CD4">
            <wp:simplePos x="0" y="0"/>
            <wp:positionH relativeFrom="column">
              <wp:posOffset>518795</wp:posOffset>
            </wp:positionH>
            <wp:positionV relativeFrom="paragraph">
              <wp:posOffset>104140</wp:posOffset>
            </wp:positionV>
            <wp:extent cx="5038725" cy="6832600"/>
            <wp:effectExtent l="0" t="0" r="9525" b="635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038725" cy="6832600"/>
                    </a:xfrm>
                    <a:prstGeom prst="rect">
                      <a:avLst/>
                    </a:prstGeom>
                  </pic:spPr>
                </pic:pic>
              </a:graphicData>
            </a:graphic>
            <wp14:sizeRelH relativeFrom="margin">
              <wp14:pctWidth>0</wp14:pctWidth>
            </wp14:sizeRelH>
            <wp14:sizeRelV relativeFrom="margin">
              <wp14:pctHeight>0</wp14:pctHeight>
            </wp14:sizeRelV>
          </wp:anchor>
        </w:drawing>
      </w:r>
    </w:p>
    <w:p w14:paraId="5E63F183" w14:textId="7413AC5B" w:rsidR="001D6E16" w:rsidRDefault="001D6E16" w:rsidP="00C85951">
      <w:pPr>
        <w:pBdr>
          <w:top w:val="nil"/>
          <w:left w:val="nil"/>
          <w:bottom w:val="nil"/>
          <w:right w:val="nil"/>
          <w:between w:val="nil"/>
        </w:pBdr>
        <w:spacing w:line="360" w:lineRule="auto"/>
        <w:jc w:val="center"/>
        <w:rPr>
          <w:b/>
          <w:bCs/>
          <w:sz w:val="24"/>
          <w:szCs w:val="24"/>
        </w:rPr>
      </w:pPr>
      <w:r>
        <w:rPr>
          <w:noProof/>
        </w:rPr>
        <w:lastRenderedPageBreak/>
        <w:drawing>
          <wp:anchor distT="0" distB="0" distL="114300" distR="114300" simplePos="0" relativeHeight="251686912" behindDoc="0" locked="0" layoutInCell="1" allowOverlap="1" wp14:anchorId="7DB20D76" wp14:editId="5FEAD872">
            <wp:simplePos x="0" y="0"/>
            <wp:positionH relativeFrom="margin">
              <wp:align>center</wp:align>
            </wp:positionH>
            <wp:positionV relativeFrom="paragraph">
              <wp:posOffset>0</wp:posOffset>
            </wp:positionV>
            <wp:extent cx="7138670" cy="3571875"/>
            <wp:effectExtent l="0" t="0" r="5080" b="952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138670" cy="3571875"/>
                    </a:xfrm>
                    <a:prstGeom prst="rect">
                      <a:avLst/>
                    </a:prstGeom>
                  </pic:spPr>
                </pic:pic>
              </a:graphicData>
            </a:graphic>
            <wp14:sizeRelH relativeFrom="margin">
              <wp14:pctWidth>0</wp14:pctWidth>
            </wp14:sizeRelH>
            <wp14:sizeRelV relativeFrom="margin">
              <wp14:pctHeight>0</wp14:pctHeight>
            </wp14:sizeRelV>
          </wp:anchor>
        </w:drawing>
      </w:r>
    </w:p>
    <w:p w14:paraId="207F218F" w14:textId="5D6D84F1" w:rsidR="009D6344" w:rsidRDefault="009D6344" w:rsidP="00C85951">
      <w:pPr>
        <w:pBdr>
          <w:top w:val="nil"/>
          <w:left w:val="nil"/>
          <w:bottom w:val="nil"/>
          <w:right w:val="nil"/>
          <w:between w:val="nil"/>
        </w:pBdr>
        <w:spacing w:line="360" w:lineRule="auto"/>
        <w:jc w:val="center"/>
        <w:rPr>
          <w:b/>
          <w:bCs/>
          <w:sz w:val="24"/>
          <w:szCs w:val="24"/>
        </w:rPr>
      </w:pPr>
    </w:p>
    <w:p w14:paraId="322ED854" w14:textId="34FB3A97" w:rsidR="001D6E16" w:rsidRDefault="001D6E16" w:rsidP="00C85951">
      <w:pPr>
        <w:pBdr>
          <w:top w:val="nil"/>
          <w:left w:val="nil"/>
          <w:bottom w:val="nil"/>
          <w:right w:val="nil"/>
          <w:between w:val="nil"/>
        </w:pBdr>
        <w:spacing w:line="360" w:lineRule="auto"/>
        <w:jc w:val="center"/>
        <w:rPr>
          <w:b/>
          <w:bCs/>
          <w:sz w:val="24"/>
          <w:szCs w:val="24"/>
        </w:rPr>
      </w:pPr>
    </w:p>
    <w:p w14:paraId="48B3333D" w14:textId="51162004" w:rsidR="001D6E16" w:rsidRDefault="001D6E16" w:rsidP="00C85951">
      <w:pPr>
        <w:pBdr>
          <w:top w:val="nil"/>
          <w:left w:val="nil"/>
          <w:bottom w:val="nil"/>
          <w:right w:val="nil"/>
          <w:between w:val="nil"/>
        </w:pBdr>
        <w:spacing w:line="360" w:lineRule="auto"/>
        <w:jc w:val="center"/>
        <w:rPr>
          <w:b/>
          <w:bCs/>
          <w:sz w:val="24"/>
          <w:szCs w:val="24"/>
        </w:rPr>
      </w:pPr>
    </w:p>
    <w:p w14:paraId="255FD3EE" w14:textId="3299BCA2" w:rsidR="001D6E16" w:rsidRDefault="001D6E16" w:rsidP="00C85951">
      <w:pPr>
        <w:pBdr>
          <w:top w:val="nil"/>
          <w:left w:val="nil"/>
          <w:bottom w:val="nil"/>
          <w:right w:val="nil"/>
          <w:between w:val="nil"/>
        </w:pBdr>
        <w:spacing w:line="360" w:lineRule="auto"/>
        <w:jc w:val="center"/>
        <w:rPr>
          <w:b/>
          <w:bCs/>
          <w:sz w:val="24"/>
          <w:szCs w:val="24"/>
        </w:rPr>
      </w:pPr>
    </w:p>
    <w:p w14:paraId="31D88BB7" w14:textId="782DEF99" w:rsidR="001D6E16" w:rsidRDefault="001D6E16" w:rsidP="00C85951">
      <w:pPr>
        <w:pBdr>
          <w:top w:val="nil"/>
          <w:left w:val="nil"/>
          <w:bottom w:val="nil"/>
          <w:right w:val="nil"/>
          <w:between w:val="nil"/>
        </w:pBdr>
        <w:spacing w:line="360" w:lineRule="auto"/>
        <w:jc w:val="center"/>
        <w:rPr>
          <w:b/>
          <w:bCs/>
          <w:sz w:val="24"/>
          <w:szCs w:val="24"/>
        </w:rPr>
      </w:pPr>
    </w:p>
    <w:p w14:paraId="2AB9E157" w14:textId="380696DB" w:rsidR="001D6E16" w:rsidRDefault="001D6E16" w:rsidP="00C85951">
      <w:pPr>
        <w:pBdr>
          <w:top w:val="nil"/>
          <w:left w:val="nil"/>
          <w:bottom w:val="nil"/>
          <w:right w:val="nil"/>
          <w:between w:val="nil"/>
        </w:pBdr>
        <w:spacing w:line="360" w:lineRule="auto"/>
        <w:jc w:val="center"/>
        <w:rPr>
          <w:b/>
          <w:bCs/>
          <w:sz w:val="24"/>
          <w:szCs w:val="24"/>
        </w:rPr>
      </w:pPr>
    </w:p>
    <w:p w14:paraId="6FD617A3" w14:textId="0355BE61" w:rsidR="001D6E16" w:rsidRDefault="001D6E16" w:rsidP="00C85951">
      <w:pPr>
        <w:pBdr>
          <w:top w:val="nil"/>
          <w:left w:val="nil"/>
          <w:bottom w:val="nil"/>
          <w:right w:val="nil"/>
          <w:between w:val="nil"/>
        </w:pBdr>
        <w:spacing w:line="360" w:lineRule="auto"/>
        <w:jc w:val="center"/>
        <w:rPr>
          <w:b/>
          <w:bCs/>
          <w:sz w:val="24"/>
          <w:szCs w:val="24"/>
        </w:rPr>
      </w:pPr>
    </w:p>
    <w:p w14:paraId="0B7553F3" w14:textId="2F225A69" w:rsidR="001D6E16" w:rsidRDefault="001D6E16" w:rsidP="00C85951">
      <w:pPr>
        <w:pBdr>
          <w:top w:val="nil"/>
          <w:left w:val="nil"/>
          <w:bottom w:val="nil"/>
          <w:right w:val="nil"/>
          <w:between w:val="nil"/>
        </w:pBdr>
        <w:spacing w:line="360" w:lineRule="auto"/>
        <w:jc w:val="center"/>
        <w:rPr>
          <w:b/>
          <w:bCs/>
          <w:sz w:val="24"/>
          <w:szCs w:val="24"/>
        </w:rPr>
      </w:pPr>
    </w:p>
    <w:p w14:paraId="53F32C69" w14:textId="68E30AFA" w:rsidR="001D6E16" w:rsidRDefault="001D6E16" w:rsidP="00C85951">
      <w:pPr>
        <w:pBdr>
          <w:top w:val="nil"/>
          <w:left w:val="nil"/>
          <w:bottom w:val="nil"/>
          <w:right w:val="nil"/>
          <w:between w:val="nil"/>
        </w:pBdr>
        <w:spacing w:line="360" w:lineRule="auto"/>
        <w:jc w:val="center"/>
        <w:rPr>
          <w:b/>
          <w:bCs/>
          <w:sz w:val="24"/>
          <w:szCs w:val="24"/>
        </w:rPr>
      </w:pPr>
    </w:p>
    <w:p w14:paraId="69290B89" w14:textId="031FE66F" w:rsidR="001D6E16" w:rsidRDefault="001D6E16" w:rsidP="00C85951">
      <w:pPr>
        <w:pBdr>
          <w:top w:val="nil"/>
          <w:left w:val="nil"/>
          <w:bottom w:val="nil"/>
          <w:right w:val="nil"/>
          <w:between w:val="nil"/>
        </w:pBdr>
        <w:spacing w:line="360" w:lineRule="auto"/>
        <w:jc w:val="center"/>
        <w:rPr>
          <w:b/>
          <w:bCs/>
          <w:sz w:val="24"/>
          <w:szCs w:val="24"/>
        </w:rPr>
      </w:pPr>
    </w:p>
    <w:p w14:paraId="79D7D9AE" w14:textId="68C6F29B" w:rsidR="001D6E16" w:rsidRDefault="001D6E16" w:rsidP="00C85951">
      <w:pPr>
        <w:pBdr>
          <w:top w:val="nil"/>
          <w:left w:val="nil"/>
          <w:bottom w:val="nil"/>
          <w:right w:val="nil"/>
          <w:between w:val="nil"/>
        </w:pBdr>
        <w:spacing w:line="360" w:lineRule="auto"/>
        <w:jc w:val="center"/>
        <w:rPr>
          <w:b/>
          <w:bCs/>
          <w:sz w:val="24"/>
          <w:szCs w:val="24"/>
        </w:rPr>
      </w:pPr>
    </w:p>
    <w:p w14:paraId="33560198" w14:textId="05880388" w:rsidR="001D6E16" w:rsidRDefault="001D6E16" w:rsidP="00C85951">
      <w:pPr>
        <w:pBdr>
          <w:top w:val="nil"/>
          <w:left w:val="nil"/>
          <w:bottom w:val="nil"/>
          <w:right w:val="nil"/>
          <w:between w:val="nil"/>
        </w:pBdr>
        <w:spacing w:line="360" w:lineRule="auto"/>
        <w:jc w:val="center"/>
        <w:rPr>
          <w:b/>
          <w:bCs/>
          <w:sz w:val="24"/>
          <w:szCs w:val="24"/>
        </w:rPr>
      </w:pPr>
    </w:p>
    <w:p w14:paraId="4DFC2DAE" w14:textId="5E714BAB" w:rsidR="001D6E16" w:rsidRDefault="001D6E16" w:rsidP="00C85951">
      <w:pPr>
        <w:pBdr>
          <w:top w:val="nil"/>
          <w:left w:val="nil"/>
          <w:bottom w:val="nil"/>
          <w:right w:val="nil"/>
          <w:between w:val="nil"/>
        </w:pBdr>
        <w:spacing w:line="360" w:lineRule="auto"/>
        <w:jc w:val="center"/>
        <w:rPr>
          <w:b/>
          <w:bCs/>
          <w:sz w:val="24"/>
          <w:szCs w:val="24"/>
        </w:rPr>
      </w:pPr>
    </w:p>
    <w:p w14:paraId="3B70C8B2" w14:textId="120D5783" w:rsidR="001D6E16" w:rsidRPr="00570DCF" w:rsidRDefault="001D6E16" w:rsidP="00C85951">
      <w:pPr>
        <w:pBdr>
          <w:top w:val="nil"/>
          <w:left w:val="nil"/>
          <w:bottom w:val="nil"/>
          <w:right w:val="nil"/>
          <w:between w:val="nil"/>
        </w:pBdr>
        <w:spacing w:line="360" w:lineRule="auto"/>
        <w:jc w:val="center"/>
        <w:rPr>
          <w:b/>
          <w:bCs/>
          <w:sz w:val="24"/>
          <w:szCs w:val="24"/>
        </w:rPr>
      </w:pPr>
      <w:r w:rsidRPr="00702338">
        <w:lastRenderedPageBreak/>
        <w:drawing>
          <wp:anchor distT="0" distB="0" distL="114300" distR="114300" simplePos="0" relativeHeight="251688960" behindDoc="0" locked="0" layoutInCell="1" allowOverlap="1" wp14:anchorId="64D790FE" wp14:editId="0C8BD7B8">
            <wp:simplePos x="0" y="0"/>
            <wp:positionH relativeFrom="page">
              <wp:posOffset>24130</wp:posOffset>
            </wp:positionH>
            <wp:positionV relativeFrom="paragraph">
              <wp:posOffset>111125</wp:posOffset>
            </wp:positionV>
            <wp:extent cx="3927455" cy="5072964"/>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927455" cy="5072964"/>
                    </a:xfrm>
                    <a:prstGeom prst="rect">
                      <a:avLst/>
                    </a:prstGeom>
                  </pic:spPr>
                </pic:pic>
              </a:graphicData>
            </a:graphic>
            <wp14:sizeRelH relativeFrom="margin">
              <wp14:pctWidth>0</wp14:pctWidth>
            </wp14:sizeRelH>
            <wp14:sizeRelV relativeFrom="margin">
              <wp14:pctHeight>0</wp14:pctHeight>
            </wp14:sizeRelV>
          </wp:anchor>
        </w:drawing>
      </w:r>
      <w:r w:rsidRPr="00702338">
        <w:drawing>
          <wp:anchor distT="0" distB="0" distL="114300" distR="114300" simplePos="0" relativeHeight="251691008" behindDoc="0" locked="0" layoutInCell="1" allowOverlap="1" wp14:anchorId="3DB0F1FF" wp14:editId="5F956E54">
            <wp:simplePos x="0" y="0"/>
            <wp:positionH relativeFrom="column">
              <wp:posOffset>3061970</wp:posOffset>
            </wp:positionH>
            <wp:positionV relativeFrom="paragraph">
              <wp:posOffset>120650</wp:posOffset>
            </wp:positionV>
            <wp:extent cx="3683189" cy="508661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683189" cy="5086611"/>
                    </a:xfrm>
                    <a:prstGeom prst="rect">
                      <a:avLst/>
                    </a:prstGeom>
                  </pic:spPr>
                </pic:pic>
              </a:graphicData>
            </a:graphic>
            <wp14:sizeRelH relativeFrom="page">
              <wp14:pctWidth>0</wp14:pctWidth>
            </wp14:sizeRelH>
            <wp14:sizeRelV relativeFrom="page">
              <wp14:pctHeight>0</wp14:pctHeight>
            </wp14:sizeRelV>
          </wp:anchor>
        </w:drawing>
      </w:r>
    </w:p>
    <w:sectPr w:rsidR="001D6E16" w:rsidRPr="00570DCF">
      <w:headerReference w:type="even" r:id="rId24"/>
      <w:headerReference w:type="default" r:id="rId25"/>
      <w:footerReference w:type="even" r:id="rId26"/>
      <w:footerReference w:type="default" r:id="rId27"/>
      <w:headerReference w:type="first" r:id="rId28"/>
      <w:footerReference w:type="first" r:id="rId29"/>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3F1BB" w14:textId="77777777" w:rsidR="009D6C46" w:rsidRDefault="009D6C46">
      <w:r>
        <w:separator/>
      </w:r>
    </w:p>
  </w:endnote>
  <w:endnote w:type="continuationSeparator" w:id="0">
    <w:p w14:paraId="67F7D5B4" w14:textId="77777777" w:rsidR="009D6C46" w:rsidRDefault="009D6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3AAAF339-255C-4C31-8596-EF4661710A5C}"/>
  </w:font>
  <w:font w:name="Calibri">
    <w:panose1 w:val="020F0502020204030204"/>
    <w:charset w:val="00"/>
    <w:family w:val="swiss"/>
    <w:pitch w:val="variable"/>
    <w:sig w:usb0="E4002EFF" w:usb1="C200247B" w:usb2="00000009" w:usb3="00000000" w:csb0="000001FF" w:csb1="00000000"/>
    <w:embedRegular r:id="rId2" w:fontKey="{1393EB8A-08EB-4B5E-AA5C-BA60460E6A54}"/>
    <w:embedBold r:id="rId3" w:fontKey="{9F36CFC1-A0FC-4089-B3D9-56216FCC0451}"/>
  </w:font>
  <w:font w:name="Tahoma">
    <w:panose1 w:val="020B0604030504040204"/>
    <w:charset w:val="00"/>
    <w:family w:val="swiss"/>
    <w:pitch w:val="variable"/>
    <w:sig w:usb0="E1002EFF" w:usb1="C000605B" w:usb2="00000029" w:usb3="00000000" w:csb0="000101FF" w:csb1="00000000"/>
    <w:embedRegular r:id="rId4" w:fontKey="{F63931F0-93BF-4697-A463-5FB220CBA71C}"/>
  </w:font>
  <w:font w:name="Verdana">
    <w:panose1 w:val="020B0604030504040204"/>
    <w:charset w:val="00"/>
    <w:family w:val="swiss"/>
    <w:pitch w:val="variable"/>
    <w:sig w:usb0="A00006FF" w:usb1="4000205B" w:usb2="00000010" w:usb3="00000000" w:csb0="0000019F" w:csb1="00000000"/>
    <w:embedRegular r:id="rId5" w:fontKey="{25769004-31D7-46BC-B09B-71DB3572454C}"/>
  </w:font>
  <w:font w:name="Georgia">
    <w:panose1 w:val="02040502050405020303"/>
    <w:charset w:val="00"/>
    <w:family w:val="roman"/>
    <w:pitch w:val="variable"/>
    <w:sig w:usb0="00000287" w:usb1="00000000" w:usb2="00000000" w:usb3="00000000" w:csb0="0000009F" w:csb1="00000000"/>
    <w:embedItalic r:id="rId6" w:fontKey="{7DEBD3E6-D994-4C7A-BE1B-272A8EFE0D1E}"/>
  </w:font>
  <w:font w:name="Segoe UI Symbol">
    <w:panose1 w:val="020B0502040204020203"/>
    <w:charset w:val="00"/>
    <w:family w:val="swiss"/>
    <w:pitch w:val="variable"/>
    <w:sig w:usb0="800001E3" w:usb1="1200FFEF" w:usb2="00040000" w:usb3="00000000" w:csb0="00000001" w:csb1="00000000"/>
    <w:embedRegular r:id="rId7" w:fontKey="{3B1FD8B7-140E-4724-AB88-99F4C5495BC5}"/>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auto"/>
    <w:pitch w:val="default"/>
  </w:font>
  <w:font w:name="Quattrocento Sans">
    <w:charset w:val="00"/>
    <w:family w:val="auto"/>
    <w:pitch w:val="default"/>
    <w:embedRegular r:id="rId8" w:fontKey="{2A986ECC-BCFE-4075-9CB5-61317D7C8514}"/>
  </w:font>
  <w:font w:name="Arimo">
    <w:charset w:val="00"/>
    <w:family w:val="auto"/>
    <w:pitch w:val="default"/>
    <w:embedRegular r:id="rId9" w:fontKey="{1E594D3D-388D-4F08-A0B0-B4C18CFE326B}"/>
  </w:font>
  <w:font w:name="Cambria">
    <w:panose1 w:val="02040503050406030204"/>
    <w:charset w:val="00"/>
    <w:family w:val="roman"/>
    <w:pitch w:val="variable"/>
    <w:sig w:usb0="E00006FF" w:usb1="420024FF" w:usb2="02000000" w:usb3="00000000" w:csb0="0000019F" w:csb1="00000000"/>
    <w:embedRegular r:id="rId10" w:fontKey="{7B84CDD3-A6D4-41E2-915E-E62F5F6586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255B" w14:textId="77777777" w:rsidR="000730E5" w:rsidRDefault="000730E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CB400" w14:textId="77777777" w:rsidR="009D6344" w:rsidRDefault="009D6344">
    <w:pPr>
      <w:widowControl w:val="0"/>
      <w:pBdr>
        <w:top w:val="nil"/>
        <w:left w:val="nil"/>
        <w:bottom w:val="nil"/>
        <w:right w:val="nil"/>
        <w:between w:val="nil"/>
      </w:pBdr>
      <w:spacing w:line="276" w:lineRule="auto"/>
      <w:jc w:val="left"/>
      <w:rPr>
        <w:color w:val="FF0000"/>
        <w:sz w:val="20"/>
        <w:szCs w:val="20"/>
      </w:rPr>
    </w:pPr>
  </w:p>
  <w:tbl>
    <w:tblPr>
      <w:tblStyle w:val="afc"/>
      <w:tblW w:w="10774" w:type="dxa"/>
      <w:tblInd w:w="-502" w:type="dxa"/>
      <w:tblLayout w:type="fixed"/>
      <w:tblLook w:val="0000" w:firstRow="0" w:lastRow="0" w:firstColumn="0" w:lastColumn="0" w:noHBand="0" w:noVBand="0"/>
    </w:tblPr>
    <w:tblGrid>
      <w:gridCol w:w="3261"/>
      <w:gridCol w:w="2557"/>
      <w:gridCol w:w="4956"/>
    </w:tblGrid>
    <w:tr w:rsidR="009D6344" w14:paraId="33BC959E" w14:textId="77777777">
      <w:trPr>
        <w:cantSplit/>
        <w:trHeight w:val="320"/>
      </w:trPr>
      <w:tc>
        <w:tcPr>
          <w:tcW w:w="3261" w:type="dxa"/>
          <w:vMerge w:val="restart"/>
          <w:vAlign w:val="center"/>
        </w:tcPr>
        <w:p w14:paraId="2B524C9A" w14:textId="77777777" w:rsidR="009D6344" w:rsidRDefault="0049373C">
          <w:pPr>
            <w:widowControl w:val="0"/>
            <w:pBdr>
              <w:top w:val="nil"/>
              <w:left w:val="nil"/>
              <w:bottom w:val="nil"/>
              <w:right w:val="nil"/>
              <w:between w:val="nil"/>
            </w:pBdr>
            <w:spacing w:line="256" w:lineRule="auto"/>
            <w:jc w:val="left"/>
            <w:rPr>
              <w:color w:val="000000"/>
              <w:sz w:val="16"/>
              <w:szCs w:val="16"/>
            </w:rPr>
          </w:pPr>
          <w:r>
            <w:rPr>
              <w:b/>
              <w:bCs/>
              <w:color w:val="000000"/>
              <w:sz w:val="16"/>
              <w:szCs w:val="16"/>
            </w:rPr>
            <w:t>ELABORADO POR:</w:t>
          </w:r>
          <w:r>
            <w:rPr>
              <w:color w:val="000000"/>
              <w:sz w:val="16"/>
              <w:szCs w:val="16"/>
            </w:rPr>
            <w:t xml:space="preserve"> </w:t>
          </w:r>
        </w:p>
        <w:p w14:paraId="0F51794E" w14:textId="77777777" w:rsidR="009D6344" w:rsidRDefault="0049373C">
          <w:pPr>
            <w:widowControl w:val="0"/>
            <w:pBdr>
              <w:top w:val="nil"/>
              <w:left w:val="nil"/>
              <w:bottom w:val="nil"/>
              <w:right w:val="nil"/>
              <w:between w:val="nil"/>
            </w:pBdr>
            <w:spacing w:line="256" w:lineRule="auto"/>
            <w:jc w:val="left"/>
            <w:rPr>
              <w:color w:val="000000"/>
              <w:sz w:val="16"/>
              <w:szCs w:val="16"/>
            </w:rPr>
          </w:pPr>
          <w:r>
            <w:rPr>
              <w:color w:val="000000"/>
              <w:sz w:val="16"/>
              <w:szCs w:val="16"/>
            </w:rPr>
            <w:t>Docencia</w:t>
          </w:r>
        </w:p>
      </w:tc>
      <w:tc>
        <w:tcPr>
          <w:tcW w:w="2557" w:type="dxa"/>
          <w:vMerge w:val="restart"/>
          <w:vAlign w:val="center"/>
        </w:tcPr>
        <w:p w14:paraId="43A75225" w14:textId="77777777" w:rsidR="009D6344" w:rsidRDefault="0049373C">
          <w:pPr>
            <w:widowControl w:val="0"/>
            <w:pBdr>
              <w:top w:val="nil"/>
              <w:left w:val="nil"/>
              <w:bottom w:val="nil"/>
              <w:right w:val="nil"/>
              <w:between w:val="nil"/>
            </w:pBdr>
            <w:spacing w:line="256" w:lineRule="auto"/>
            <w:jc w:val="left"/>
            <w:rPr>
              <w:color w:val="000000"/>
              <w:sz w:val="16"/>
              <w:szCs w:val="16"/>
            </w:rPr>
          </w:pPr>
          <w:r>
            <w:rPr>
              <w:b/>
              <w:bCs/>
              <w:color w:val="000000"/>
              <w:sz w:val="16"/>
              <w:szCs w:val="16"/>
            </w:rPr>
            <w:t>REVISADO POR</w:t>
          </w:r>
          <w:r>
            <w:rPr>
              <w:color w:val="000000"/>
              <w:sz w:val="16"/>
              <w:szCs w:val="16"/>
            </w:rPr>
            <w:t>:</w:t>
          </w:r>
        </w:p>
        <w:p w14:paraId="050720C0" w14:textId="77777777" w:rsidR="009D6344" w:rsidRDefault="0049373C">
          <w:pPr>
            <w:widowControl w:val="0"/>
            <w:pBdr>
              <w:top w:val="nil"/>
              <w:left w:val="nil"/>
              <w:bottom w:val="nil"/>
              <w:right w:val="nil"/>
              <w:between w:val="nil"/>
            </w:pBdr>
            <w:spacing w:line="256" w:lineRule="auto"/>
            <w:jc w:val="left"/>
            <w:rPr>
              <w:color w:val="000000"/>
              <w:sz w:val="16"/>
              <w:szCs w:val="16"/>
            </w:rPr>
          </w:pPr>
          <w:r>
            <w:rPr>
              <w:color w:val="000000"/>
              <w:sz w:val="16"/>
              <w:szCs w:val="16"/>
            </w:rPr>
            <w:t>Sistema Integrado de Gestión</w:t>
          </w:r>
        </w:p>
      </w:tc>
      <w:tc>
        <w:tcPr>
          <w:tcW w:w="4956" w:type="dxa"/>
          <w:vAlign w:val="center"/>
        </w:tcPr>
        <w:p w14:paraId="7D8007EA" w14:textId="77777777" w:rsidR="009D6344" w:rsidRDefault="0049373C">
          <w:pPr>
            <w:widowControl w:val="0"/>
            <w:pBdr>
              <w:top w:val="nil"/>
              <w:left w:val="nil"/>
              <w:bottom w:val="nil"/>
              <w:right w:val="nil"/>
              <w:between w:val="nil"/>
            </w:pBdr>
            <w:spacing w:line="256" w:lineRule="auto"/>
            <w:jc w:val="left"/>
            <w:rPr>
              <w:color w:val="000000"/>
              <w:sz w:val="16"/>
              <w:szCs w:val="16"/>
            </w:rPr>
          </w:pPr>
          <w:r>
            <w:rPr>
              <w:b/>
              <w:bCs/>
              <w:color w:val="000000"/>
              <w:sz w:val="16"/>
              <w:szCs w:val="16"/>
            </w:rPr>
            <w:t>APROBADO POR:</w:t>
          </w:r>
          <w:r>
            <w:rPr>
              <w:color w:val="000000"/>
              <w:sz w:val="16"/>
              <w:szCs w:val="16"/>
            </w:rPr>
            <w:t xml:space="preserve"> Líder del Sistema Integrado de Gestión</w:t>
          </w:r>
        </w:p>
      </w:tc>
    </w:tr>
    <w:tr w:rsidR="009D6344" w14:paraId="2DEBD884" w14:textId="77777777">
      <w:trPr>
        <w:cantSplit/>
        <w:trHeight w:val="320"/>
      </w:trPr>
      <w:tc>
        <w:tcPr>
          <w:tcW w:w="3261" w:type="dxa"/>
          <w:vMerge/>
          <w:vAlign w:val="center"/>
        </w:tcPr>
        <w:p w14:paraId="64C4A0BE" w14:textId="77777777" w:rsidR="009D6344" w:rsidRDefault="009D6344">
          <w:pPr>
            <w:widowControl w:val="0"/>
            <w:pBdr>
              <w:top w:val="nil"/>
              <w:left w:val="nil"/>
              <w:bottom w:val="nil"/>
              <w:right w:val="nil"/>
              <w:between w:val="nil"/>
            </w:pBdr>
            <w:spacing w:line="276" w:lineRule="auto"/>
            <w:jc w:val="left"/>
            <w:rPr>
              <w:color w:val="000000"/>
              <w:sz w:val="16"/>
              <w:szCs w:val="16"/>
            </w:rPr>
          </w:pPr>
        </w:p>
      </w:tc>
      <w:tc>
        <w:tcPr>
          <w:tcW w:w="2557" w:type="dxa"/>
          <w:vMerge/>
          <w:vAlign w:val="center"/>
        </w:tcPr>
        <w:p w14:paraId="66578AC3" w14:textId="77777777" w:rsidR="009D6344" w:rsidRDefault="009D6344">
          <w:pPr>
            <w:widowControl w:val="0"/>
            <w:pBdr>
              <w:top w:val="nil"/>
              <w:left w:val="nil"/>
              <w:bottom w:val="nil"/>
              <w:right w:val="nil"/>
              <w:between w:val="nil"/>
            </w:pBdr>
            <w:spacing w:line="276" w:lineRule="auto"/>
            <w:jc w:val="left"/>
            <w:rPr>
              <w:color w:val="000000"/>
              <w:sz w:val="16"/>
              <w:szCs w:val="16"/>
            </w:rPr>
          </w:pPr>
        </w:p>
      </w:tc>
      <w:tc>
        <w:tcPr>
          <w:tcW w:w="4956" w:type="dxa"/>
          <w:vAlign w:val="center"/>
        </w:tcPr>
        <w:p w14:paraId="477350B4" w14:textId="77777777" w:rsidR="009D6344" w:rsidRDefault="0049373C">
          <w:pPr>
            <w:widowControl w:val="0"/>
            <w:pBdr>
              <w:top w:val="nil"/>
              <w:left w:val="nil"/>
              <w:bottom w:val="nil"/>
              <w:right w:val="nil"/>
              <w:between w:val="nil"/>
            </w:pBdr>
            <w:spacing w:line="256" w:lineRule="auto"/>
            <w:jc w:val="left"/>
            <w:rPr>
              <w:color w:val="000000"/>
              <w:sz w:val="16"/>
              <w:szCs w:val="16"/>
            </w:rPr>
          </w:pPr>
          <w:r>
            <w:rPr>
              <w:b/>
              <w:bCs/>
              <w:color w:val="000000"/>
              <w:sz w:val="16"/>
              <w:szCs w:val="16"/>
            </w:rPr>
            <w:t>FECHA APROBACIÓN:</w:t>
          </w:r>
          <w:r>
            <w:rPr>
              <w:color w:val="000000"/>
              <w:sz w:val="16"/>
              <w:szCs w:val="16"/>
            </w:rPr>
            <w:t xml:space="preserve"> </w:t>
          </w:r>
          <w:proofErr w:type="gramStart"/>
          <w:r>
            <w:rPr>
              <w:color w:val="000000"/>
              <w:sz w:val="16"/>
              <w:szCs w:val="16"/>
            </w:rPr>
            <w:t>Septiembre</w:t>
          </w:r>
          <w:proofErr w:type="gramEnd"/>
          <w:r>
            <w:rPr>
              <w:color w:val="000000"/>
              <w:sz w:val="16"/>
              <w:szCs w:val="16"/>
            </w:rPr>
            <w:t xml:space="preserve"> de 2023</w:t>
          </w:r>
        </w:p>
      </w:tc>
    </w:tr>
  </w:tbl>
  <w:p w14:paraId="4BDE1299" w14:textId="77777777" w:rsidR="009D6344" w:rsidRDefault="009D6344">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EB0" w14:textId="77777777" w:rsidR="000730E5" w:rsidRDefault="000730E5">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9652F" w14:textId="77777777" w:rsidR="009D6C46" w:rsidRDefault="009D6C46">
      <w:r>
        <w:separator/>
      </w:r>
    </w:p>
  </w:footnote>
  <w:footnote w:type="continuationSeparator" w:id="0">
    <w:p w14:paraId="5EFE5193" w14:textId="77777777" w:rsidR="009D6C46" w:rsidRDefault="009D6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00C9E" w14:textId="77777777" w:rsidR="000730E5" w:rsidRDefault="000730E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3B18F" w14:textId="66EF3AA8" w:rsidR="009D6344" w:rsidRDefault="009D6344">
    <w:pPr>
      <w:widowControl w:val="0"/>
      <w:pBdr>
        <w:top w:val="nil"/>
        <w:left w:val="nil"/>
        <w:bottom w:val="nil"/>
        <w:right w:val="nil"/>
        <w:between w:val="nil"/>
      </w:pBdr>
      <w:spacing w:line="276" w:lineRule="auto"/>
      <w:jc w:val="left"/>
      <w:rPr>
        <w:color w:val="A6A6A6"/>
      </w:rPr>
    </w:pPr>
  </w:p>
  <w:tbl>
    <w:tblPr>
      <w:tblStyle w:val="afb"/>
      <w:tblW w:w="9650" w:type="dxa"/>
      <w:jc w:val="center"/>
      <w:tblInd w:w="0" w:type="dxa"/>
      <w:tblLayout w:type="fixed"/>
      <w:tblLook w:val="0000" w:firstRow="0" w:lastRow="0" w:firstColumn="0" w:lastColumn="0" w:noHBand="0" w:noVBand="0"/>
    </w:tblPr>
    <w:tblGrid>
      <w:gridCol w:w="1830"/>
      <w:gridCol w:w="5882"/>
      <w:gridCol w:w="1938"/>
    </w:tblGrid>
    <w:tr w:rsidR="009D6344" w14:paraId="7D72635A" w14:textId="77777777">
      <w:trPr>
        <w:cantSplit/>
        <w:trHeight w:val="851"/>
        <w:jc w:val="center"/>
      </w:trPr>
      <w:tc>
        <w:tcPr>
          <w:tcW w:w="1830" w:type="dxa"/>
          <w:vAlign w:val="center"/>
        </w:tcPr>
        <w:p w14:paraId="345F9CA8" w14:textId="28E4E917" w:rsidR="009D6344" w:rsidRDefault="009D6344">
          <w:pPr>
            <w:jc w:val="center"/>
          </w:pPr>
        </w:p>
      </w:tc>
      <w:tc>
        <w:tcPr>
          <w:tcW w:w="5882" w:type="dxa"/>
          <w:vAlign w:val="center"/>
        </w:tcPr>
        <w:p w14:paraId="5309AD79" w14:textId="77777777" w:rsidR="009D6344" w:rsidRDefault="0049373C">
          <w:pPr>
            <w:jc w:val="center"/>
          </w:pPr>
          <w:r>
            <w:rPr>
              <w:sz w:val="20"/>
              <w:szCs w:val="20"/>
            </w:rPr>
            <w:t>DOCENCIA</w:t>
          </w:r>
        </w:p>
      </w:tc>
      <w:tc>
        <w:tcPr>
          <w:tcW w:w="1938" w:type="dxa"/>
          <w:vAlign w:val="center"/>
        </w:tcPr>
        <w:p w14:paraId="3550EFFF" w14:textId="77777777" w:rsidR="009D6344" w:rsidRDefault="0049373C">
          <w:pPr>
            <w:jc w:val="center"/>
            <w:rPr>
              <w:sz w:val="16"/>
              <w:szCs w:val="16"/>
            </w:rP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C026B4">
            <w:rPr>
              <w:noProof/>
              <w:sz w:val="16"/>
              <w:szCs w:val="16"/>
            </w:rPr>
            <w:t>1</w:t>
          </w:r>
          <w:r>
            <w:rPr>
              <w:sz w:val="16"/>
              <w:szCs w:val="16"/>
            </w:rPr>
            <w:fldChar w:fldCharType="end"/>
          </w:r>
        </w:p>
        <w:p w14:paraId="7D13D8D5" w14:textId="77777777" w:rsidR="009D6344" w:rsidRDefault="0049373C">
          <w:pPr>
            <w:jc w:val="center"/>
            <w:rPr>
              <w:sz w:val="16"/>
              <w:szCs w:val="16"/>
            </w:rPr>
          </w:pP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C026B4">
            <w:rPr>
              <w:noProof/>
              <w:sz w:val="16"/>
              <w:szCs w:val="16"/>
            </w:rPr>
            <w:t>2</w:t>
          </w:r>
          <w:r>
            <w:rPr>
              <w:sz w:val="16"/>
              <w:szCs w:val="16"/>
            </w:rPr>
            <w:fldChar w:fldCharType="end"/>
          </w:r>
        </w:p>
      </w:tc>
    </w:tr>
    <w:tr w:rsidR="009D6344" w14:paraId="6AB368B3" w14:textId="77777777">
      <w:trPr>
        <w:cantSplit/>
        <w:trHeight w:val="519"/>
        <w:jc w:val="center"/>
      </w:trPr>
      <w:tc>
        <w:tcPr>
          <w:tcW w:w="1830" w:type="dxa"/>
          <w:vAlign w:val="center"/>
        </w:tcPr>
        <w:p w14:paraId="285A7D31" w14:textId="77777777" w:rsidR="009D6344" w:rsidRDefault="0049373C">
          <w:pPr>
            <w:rPr>
              <w:sz w:val="16"/>
              <w:szCs w:val="16"/>
            </w:rPr>
          </w:pPr>
          <w:r>
            <w:rPr>
              <w:sz w:val="16"/>
              <w:szCs w:val="16"/>
            </w:rPr>
            <w:t xml:space="preserve">         F-DC-124 </w:t>
          </w:r>
        </w:p>
        <w:p w14:paraId="32818044" w14:textId="77777777" w:rsidR="009D6344" w:rsidRDefault="009D6344">
          <w:pPr>
            <w:jc w:val="center"/>
            <w:rPr>
              <w:color w:val="FF0000"/>
              <w:sz w:val="16"/>
              <w:szCs w:val="16"/>
            </w:rPr>
          </w:pPr>
        </w:p>
      </w:tc>
      <w:tc>
        <w:tcPr>
          <w:tcW w:w="5882" w:type="dxa"/>
          <w:vAlign w:val="center"/>
        </w:tcPr>
        <w:p w14:paraId="2D2284C6" w14:textId="77777777" w:rsidR="009D6344" w:rsidRDefault="0049373C">
          <w:pPr>
            <w:jc w:val="center"/>
            <w:rPr>
              <w:sz w:val="16"/>
              <w:szCs w:val="16"/>
            </w:rPr>
          </w:pPr>
          <w:r>
            <w:rPr>
              <w:sz w:val="16"/>
              <w:szCs w:val="16"/>
            </w:rPr>
            <w:t xml:space="preserve">PROPUESTA DE TRABAJO DE GRADO </w:t>
          </w:r>
        </w:p>
        <w:p w14:paraId="204C7221" w14:textId="77777777" w:rsidR="009D6344" w:rsidRDefault="0049373C">
          <w:pPr>
            <w:jc w:val="center"/>
            <w:rPr>
              <w:color w:val="FF0000"/>
              <w:sz w:val="16"/>
              <w:szCs w:val="16"/>
            </w:rPr>
          </w:pPr>
          <w:r>
            <w:rPr>
              <w:sz w:val="14"/>
              <w:szCs w:val="14"/>
            </w:rPr>
            <w:t>Proyecto de: Investigación, Desarrollo Tecnológico, Monografía y</w:t>
          </w:r>
          <w:r>
            <w:rPr>
              <w:sz w:val="16"/>
              <w:szCs w:val="16"/>
            </w:rPr>
            <w:t xml:space="preserve"> </w:t>
          </w:r>
          <w:r>
            <w:rPr>
              <w:sz w:val="14"/>
              <w:szCs w:val="14"/>
            </w:rPr>
            <w:t>Emprendimiento</w:t>
          </w:r>
        </w:p>
      </w:tc>
      <w:tc>
        <w:tcPr>
          <w:tcW w:w="1938" w:type="dxa"/>
          <w:vAlign w:val="center"/>
        </w:tcPr>
        <w:p w14:paraId="2FC3196E" w14:textId="77777777" w:rsidR="009D6344" w:rsidRDefault="0049373C">
          <w:pPr>
            <w:jc w:val="center"/>
            <w:rPr>
              <w:sz w:val="16"/>
              <w:szCs w:val="16"/>
            </w:rPr>
          </w:pPr>
          <w:r>
            <w:rPr>
              <w:sz w:val="16"/>
              <w:szCs w:val="16"/>
            </w:rPr>
            <w:t>VERSIÓN: 2.0</w:t>
          </w:r>
        </w:p>
      </w:tc>
    </w:tr>
  </w:tbl>
  <w:p w14:paraId="7FC48FC3" w14:textId="77777777" w:rsidR="009D6344" w:rsidRDefault="009D6344">
    <w:pPr>
      <w:pBdr>
        <w:top w:val="nil"/>
        <w:left w:val="nil"/>
        <w:bottom w:val="nil"/>
        <w:right w:val="nil"/>
        <w:between w:val="nil"/>
      </w:pBdr>
      <w:rPr>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A0F96" w14:textId="77777777" w:rsidR="000730E5" w:rsidRDefault="000730E5">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2.5pt;height:23.5pt;visibility:visible;mso-wrap-style:square" o:bullet="t">
        <v:imagedata r:id="rId1" o:title=""/>
      </v:shape>
    </w:pict>
  </w:numPicBullet>
  <w:abstractNum w:abstractNumId="0" w15:restartNumberingAfterBreak="0">
    <w:nsid w:val="691A47F1"/>
    <w:multiLevelType w:val="hybridMultilevel"/>
    <w:tmpl w:val="5CC0C028"/>
    <w:lvl w:ilvl="0" w:tplc="CF9AFF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666376"/>
    <w:multiLevelType w:val="hybridMultilevel"/>
    <w:tmpl w:val="E8629E66"/>
    <w:lvl w:ilvl="0" w:tplc="CF9AFF22">
      <w:numFmt w:val="bullet"/>
      <w:lvlText w:val=""/>
      <w:lvlJc w:val="left"/>
      <w:pPr>
        <w:ind w:left="1080" w:hanging="360"/>
      </w:pPr>
      <w:rPr>
        <w:rFonts w:ascii="Arial" w:eastAsia="Times New Roman"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FE31421"/>
    <w:multiLevelType w:val="hybridMultilevel"/>
    <w:tmpl w:val="EDF6B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25F01A5"/>
    <w:multiLevelType w:val="multilevel"/>
    <w:tmpl w:val="6938F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Ttulo7"/>
      <w:lvlText w:val="%7."/>
      <w:lvlJc w:val="left"/>
      <w:pPr>
        <w:ind w:left="5040" w:hanging="360"/>
      </w:pPr>
    </w:lvl>
    <w:lvl w:ilvl="7">
      <w:start w:val="1"/>
      <w:numFmt w:val="lowerLetter"/>
      <w:pStyle w:val="Ttulo8"/>
      <w:lvlText w:val="%8."/>
      <w:lvlJc w:val="left"/>
      <w:pPr>
        <w:ind w:left="5760" w:hanging="360"/>
      </w:pPr>
    </w:lvl>
    <w:lvl w:ilvl="8">
      <w:start w:val="1"/>
      <w:numFmt w:val="lowerRoman"/>
      <w:pStyle w:val="Ttulo9"/>
      <w:lvlText w:val="%9."/>
      <w:lvlJc w:val="right"/>
      <w:pPr>
        <w:ind w:left="6480" w:hanging="180"/>
      </w:pPr>
    </w:lvl>
  </w:abstractNum>
  <w:abstractNum w:abstractNumId="4" w15:restartNumberingAfterBreak="0">
    <w:nsid w:val="7E3F1B18"/>
    <w:multiLevelType w:val="hybridMultilevel"/>
    <w:tmpl w:val="24B6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344"/>
    <w:rsid w:val="00051807"/>
    <w:rsid w:val="00051C52"/>
    <w:rsid w:val="00062956"/>
    <w:rsid w:val="000730E5"/>
    <w:rsid w:val="00173F2E"/>
    <w:rsid w:val="001A7C2D"/>
    <w:rsid w:val="001B3604"/>
    <w:rsid w:val="001B361E"/>
    <w:rsid w:val="001B4019"/>
    <w:rsid w:val="001C2407"/>
    <w:rsid w:val="001D2724"/>
    <w:rsid w:val="001D6E16"/>
    <w:rsid w:val="00200E11"/>
    <w:rsid w:val="00263BBA"/>
    <w:rsid w:val="00293FE3"/>
    <w:rsid w:val="002D13A1"/>
    <w:rsid w:val="002E285D"/>
    <w:rsid w:val="003A7625"/>
    <w:rsid w:val="003F286D"/>
    <w:rsid w:val="00410D0E"/>
    <w:rsid w:val="00444589"/>
    <w:rsid w:val="004801B1"/>
    <w:rsid w:val="0049373C"/>
    <w:rsid w:val="00527270"/>
    <w:rsid w:val="00570DCF"/>
    <w:rsid w:val="00587EFE"/>
    <w:rsid w:val="005B790F"/>
    <w:rsid w:val="00672DEE"/>
    <w:rsid w:val="006E4960"/>
    <w:rsid w:val="006F5296"/>
    <w:rsid w:val="00827689"/>
    <w:rsid w:val="00884BC7"/>
    <w:rsid w:val="00907E2C"/>
    <w:rsid w:val="00934B62"/>
    <w:rsid w:val="00953A09"/>
    <w:rsid w:val="009D0140"/>
    <w:rsid w:val="009D6344"/>
    <w:rsid w:val="009D6C46"/>
    <w:rsid w:val="00A9615C"/>
    <w:rsid w:val="00AF5DE0"/>
    <w:rsid w:val="00B26E88"/>
    <w:rsid w:val="00C026B4"/>
    <w:rsid w:val="00C26080"/>
    <w:rsid w:val="00C3081C"/>
    <w:rsid w:val="00C433CA"/>
    <w:rsid w:val="00C43427"/>
    <w:rsid w:val="00C85951"/>
    <w:rsid w:val="00D708FA"/>
    <w:rsid w:val="00D70EF2"/>
    <w:rsid w:val="00D9279E"/>
    <w:rsid w:val="00E34DC2"/>
    <w:rsid w:val="00E63AE7"/>
    <w:rsid w:val="00E97E30"/>
    <w:rsid w:val="00EA04B4"/>
    <w:rsid w:val="00F658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2FFA"/>
  <w15:docId w15:val="{D058E8A2-B97D-45F3-97A5-4E432B36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E0"/>
  </w:style>
  <w:style w:type="paragraph" w:styleId="Ttulo1">
    <w:name w:val="heading 1"/>
    <w:basedOn w:val="Normal"/>
    <w:next w:val="Normal"/>
    <w:uiPriority w:val="9"/>
    <w:qFormat/>
    <w:pPr>
      <w:keepNext/>
      <w:spacing w:before="240" w:after="240"/>
      <w:ind w:hanging="1"/>
      <w:jc w:val="center"/>
      <w:outlineLvl w:val="0"/>
    </w:pPr>
    <w:rPr>
      <w:b/>
      <w:bCs/>
      <w:sz w:val="24"/>
      <w:szCs w:val="24"/>
    </w:rPr>
  </w:style>
  <w:style w:type="paragraph" w:styleId="Ttulo2">
    <w:name w:val="heading 2"/>
    <w:basedOn w:val="Normal"/>
    <w:next w:val="Normal"/>
    <w:uiPriority w:val="9"/>
    <w:semiHidden/>
    <w:unhideWhenUsed/>
    <w:qFormat/>
    <w:pPr>
      <w:keepNext/>
      <w:spacing w:before="240" w:after="240"/>
      <w:ind w:hanging="1"/>
      <w:outlineLvl w:val="1"/>
    </w:pPr>
    <w:rPr>
      <w:b/>
      <w:bCs/>
      <w:sz w:val="24"/>
      <w:szCs w:val="24"/>
    </w:rPr>
  </w:style>
  <w:style w:type="paragraph" w:styleId="Ttulo3">
    <w:name w:val="heading 3"/>
    <w:basedOn w:val="Normal"/>
    <w:next w:val="Normal"/>
    <w:uiPriority w:val="9"/>
    <w:semiHidden/>
    <w:unhideWhenUsed/>
    <w:qFormat/>
    <w:pPr>
      <w:keepNext/>
      <w:spacing w:before="120" w:after="120"/>
      <w:ind w:hanging="1"/>
      <w:jc w:val="left"/>
      <w:outlineLvl w:val="2"/>
    </w:pPr>
    <w:rPr>
      <w:b/>
      <w:bCs/>
      <w:sz w:val="24"/>
      <w:szCs w:val="24"/>
    </w:rPr>
  </w:style>
  <w:style w:type="paragraph" w:styleId="Ttulo4">
    <w:name w:val="heading 4"/>
    <w:basedOn w:val="Normal"/>
    <w:next w:val="Normal"/>
    <w:uiPriority w:val="9"/>
    <w:semiHidden/>
    <w:unhideWhenUsed/>
    <w:qFormat/>
    <w:pPr>
      <w:keepNext/>
      <w:ind w:hanging="1"/>
      <w:outlineLvl w:val="3"/>
    </w:pPr>
    <w:rPr>
      <w:b/>
      <w:bCs/>
    </w:rPr>
  </w:style>
  <w:style w:type="paragraph" w:styleId="Ttulo5">
    <w:name w:val="heading 5"/>
    <w:basedOn w:val="Normal"/>
    <w:next w:val="Normal"/>
    <w:uiPriority w:val="9"/>
    <w:semiHidden/>
    <w:unhideWhenUsed/>
    <w:qFormat/>
    <w:pPr>
      <w:keepNext/>
      <w:ind w:hanging="1"/>
      <w:outlineLvl w:val="4"/>
    </w:pPr>
    <w:rPr>
      <w:b/>
      <w:bCs/>
      <w:i/>
      <w:iCs/>
      <w:sz w:val="20"/>
      <w:szCs w:val="20"/>
    </w:rPr>
  </w:style>
  <w:style w:type="paragraph" w:styleId="Ttulo6">
    <w:name w:val="heading 6"/>
    <w:basedOn w:val="Normal"/>
    <w:next w:val="Normal"/>
    <w:uiPriority w:val="9"/>
    <w:semiHidden/>
    <w:unhideWhenUsed/>
    <w:qFormat/>
    <w:pPr>
      <w:keepNext/>
      <w:ind w:hanging="1"/>
      <w:jc w:val="center"/>
      <w:outlineLvl w:val="5"/>
    </w:pPr>
    <w:rPr>
      <w:b/>
      <w:bCs/>
      <w:sz w:val="32"/>
      <w:szCs w:val="32"/>
    </w:rPr>
  </w:style>
  <w:style w:type="paragraph" w:styleId="Ttulo7">
    <w:name w:val="heading 7"/>
    <w:basedOn w:val="Normal"/>
    <w:next w:val="Normal"/>
    <w:pPr>
      <w:keepNext/>
      <w:numPr>
        <w:ilvl w:val="6"/>
        <w:numId w:val="1"/>
      </w:numPr>
      <w:spacing w:line="1" w:lineRule="atLeast"/>
      <w:ind w:leftChars="-1" w:left="-1" w:hangingChars="1" w:hanging="1"/>
      <w:textDirection w:val="btLr"/>
      <w:textAlignment w:val="top"/>
      <w:outlineLvl w:val="6"/>
    </w:pPr>
    <w:rPr>
      <w:rFonts w:eastAsia="Times New Roman"/>
      <w:b/>
      <w:position w:val="-1"/>
      <w:sz w:val="28"/>
      <w:szCs w:val="24"/>
      <w:lang w:val="es-MX" w:eastAsia="ar-SA"/>
    </w:rPr>
  </w:style>
  <w:style w:type="paragraph" w:styleId="Ttulo8">
    <w:name w:val="heading 8"/>
    <w:basedOn w:val="Normal"/>
    <w:next w:val="Normal"/>
    <w:qFormat/>
    <w:pPr>
      <w:keepNext/>
      <w:keepLines/>
      <w:numPr>
        <w:ilvl w:val="7"/>
        <w:numId w:val="1"/>
      </w:numPr>
      <w:spacing w:before="40" w:line="1" w:lineRule="atLeast"/>
      <w:ind w:leftChars="-1" w:left="-1" w:hangingChars="1" w:hanging="1"/>
      <w:textDirection w:val="btLr"/>
      <w:textAlignment w:val="top"/>
      <w:outlineLvl w:val="7"/>
    </w:pPr>
    <w:rPr>
      <w:rFonts w:ascii="Calibri Light" w:eastAsia="Times New Roman" w:hAnsi="Calibri Light" w:cs="Times New Roman"/>
      <w:color w:val="272727"/>
      <w:position w:val="-1"/>
      <w:sz w:val="21"/>
      <w:szCs w:val="21"/>
      <w:lang w:val="es-ES" w:eastAsia="ar-SA"/>
    </w:rPr>
  </w:style>
  <w:style w:type="paragraph" w:styleId="Ttulo9">
    <w:name w:val="heading 9"/>
    <w:basedOn w:val="Normal"/>
    <w:next w:val="Normal"/>
    <w:pPr>
      <w:keepNext/>
      <w:numPr>
        <w:ilvl w:val="8"/>
        <w:numId w:val="1"/>
      </w:numPr>
      <w:spacing w:line="1" w:lineRule="atLeast"/>
      <w:ind w:leftChars="-1" w:left="-1" w:hangingChars="1" w:hanging="1"/>
      <w:textDirection w:val="btLr"/>
      <w:textAlignment w:val="top"/>
      <w:outlineLvl w:val="8"/>
    </w:pPr>
    <w:rPr>
      <w:rFonts w:eastAsia="Times New Roman"/>
      <w:b/>
      <w:position w:val="-1"/>
      <w:sz w:val="28"/>
      <w:szCs w:val="20"/>
      <w:lang w:val="es-E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pPr>
      <w:spacing w:line="1" w:lineRule="atLeast"/>
      <w:ind w:leftChars="-1" w:left="-1" w:hangingChars="1" w:hanging="1"/>
      <w:textDirection w:val="btLr"/>
      <w:textAlignment w:val="top"/>
      <w:outlineLvl w:val="0"/>
    </w:pPr>
    <w:rPr>
      <w:rFonts w:eastAsia="Times New Roman"/>
      <w:position w:val="-1"/>
      <w:sz w:val="20"/>
      <w:szCs w:val="20"/>
      <w:lang w:val="es-ES" w:eastAsia="ar-SA"/>
    </w:rPr>
  </w:style>
  <w:style w:type="character" w:customStyle="1" w:styleId="EncabezadoCar">
    <w:name w:val="Encabezado Car"/>
    <w:rPr>
      <w:rFonts w:ascii="Arial" w:eastAsia="Times New Roman" w:hAnsi="Arial" w:cs="Times New Roman"/>
      <w:w w:val="100"/>
      <w:position w:val="-1"/>
      <w:sz w:val="20"/>
      <w:szCs w:val="20"/>
      <w:effect w:val="none"/>
      <w:vertAlign w:val="baseline"/>
      <w:cs w:val="0"/>
      <w:em w:val="none"/>
      <w:lang w:val="es-ES" w:eastAsia="ar-SA"/>
    </w:rPr>
  </w:style>
  <w:style w:type="character" w:customStyle="1" w:styleId="Ttulo1Car">
    <w:name w:val="Título 1 Car"/>
    <w:rPr>
      <w:rFonts w:ascii="Arial" w:eastAsia="Times New Roman" w:hAnsi="Arial" w:cs="Times New Roman"/>
      <w:b/>
      <w:w w:val="100"/>
      <w:position w:val="-1"/>
      <w:sz w:val="24"/>
      <w:szCs w:val="20"/>
      <w:effect w:val="none"/>
      <w:vertAlign w:val="baseline"/>
      <w:cs w:val="0"/>
      <w:em w:val="none"/>
      <w:lang w:eastAsia="ar-SA"/>
    </w:rPr>
  </w:style>
  <w:style w:type="character" w:customStyle="1" w:styleId="Ttulo2Car">
    <w:name w:val="Título 2 Car"/>
    <w:rPr>
      <w:rFonts w:ascii="Arial" w:eastAsia="Times New Roman" w:hAnsi="Arial" w:cs="Times New Roman"/>
      <w:b/>
      <w:w w:val="100"/>
      <w:position w:val="-1"/>
      <w:sz w:val="24"/>
      <w:szCs w:val="20"/>
      <w:effect w:val="none"/>
      <w:vertAlign w:val="baseline"/>
      <w:cs w:val="0"/>
      <w:em w:val="none"/>
      <w:lang w:eastAsia="ar-SA"/>
    </w:rPr>
  </w:style>
  <w:style w:type="character" w:customStyle="1" w:styleId="Ttulo3Car">
    <w:name w:val="Título 3 Car"/>
    <w:rPr>
      <w:rFonts w:ascii="Arial" w:eastAsia="Times New Roman" w:hAnsi="Arial" w:cs="Times New Roman"/>
      <w:b/>
      <w:w w:val="100"/>
      <w:position w:val="-1"/>
      <w:sz w:val="24"/>
      <w:szCs w:val="20"/>
      <w:effect w:val="none"/>
      <w:vertAlign w:val="baseline"/>
      <w:cs w:val="0"/>
      <w:em w:val="none"/>
      <w:lang w:eastAsia="ar-SA"/>
    </w:rPr>
  </w:style>
  <w:style w:type="character" w:customStyle="1" w:styleId="Ttulo4Car">
    <w:name w:val="Título 4 Car"/>
    <w:rPr>
      <w:rFonts w:ascii="Arial" w:eastAsia="Times New Roman" w:hAnsi="Arial" w:cs="Times New Roman"/>
      <w:b/>
      <w:w w:val="100"/>
      <w:position w:val="-1"/>
      <w:szCs w:val="20"/>
      <w:effect w:val="none"/>
      <w:vertAlign w:val="baseline"/>
      <w:cs w:val="0"/>
      <w:em w:val="none"/>
      <w:lang w:eastAsia="ar-SA"/>
    </w:rPr>
  </w:style>
  <w:style w:type="character" w:customStyle="1" w:styleId="Ttulo5Car">
    <w:name w:val="Título 5 Car"/>
    <w:rPr>
      <w:rFonts w:ascii="Arial" w:eastAsia="Times New Roman" w:hAnsi="Arial" w:cs="Times New Roman"/>
      <w:b/>
      <w:i/>
      <w:w w:val="100"/>
      <w:position w:val="-1"/>
      <w:sz w:val="20"/>
      <w:szCs w:val="20"/>
      <w:effect w:val="none"/>
      <w:vertAlign w:val="baseline"/>
      <w:cs w:val="0"/>
      <w:em w:val="none"/>
      <w:lang w:eastAsia="ar-SA"/>
    </w:rPr>
  </w:style>
  <w:style w:type="character" w:customStyle="1" w:styleId="Ttulo6Car">
    <w:name w:val="Título 6 Car"/>
    <w:rPr>
      <w:rFonts w:ascii="Arial" w:eastAsia="Times New Roman" w:hAnsi="Arial" w:cs="Times New Roman"/>
      <w:b/>
      <w:w w:val="100"/>
      <w:position w:val="-1"/>
      <w:sz w:val="32"/>
      <w:szCs w:val="24"/>
      <w:effect w:val="none"/>
      <w:vertAlign w:val="baseline"/>
      <w:cs w:val="0"/>
      <w:em w:val="none"/>
      <w:lang w:val="es-MX" w:eastAsia="ar-SA"/>
    </w:rPr>
  </w:style>
  <w:style w:type="character" w:customStyle="1" w:styleId="Ttulo7Car">
    <w:name w:val="Título 7 Car"/>
    <w:rPr>
      <w:rFonts w:ascii="Arial" w:eastAsia="Times New Roman" w:hAnsi="Arial" w:cs="Times New Roman"/>
      <w:b/>
      <w:w w:val="100"/>
      <w:position w:val="-1"/>
      <w:sz w:val="28"/>
      <w:szCs w:val="24"/>
      <w:effect w:val="none"/>
      <w:vertAlign w:val="baseline"/>
      <w:cs w:val="0"/>
      <w:em w:val="none"/>
      <w:lang w:val="es-MX" w:eastAsia="ar-SA"/>
    </w:rPr>
  </w:style>
  <w:style w:type="character" w:customStyle="1" w:styleId="Ttulo8Car">
    <w:name w:val="Título 8 Car"/>
    <w:rPr>
      <w:rFonts w:ascii="Calibri Light" w:eastAsia="Times New Roman" w:hAnsi="Calibri Light" w:cs="Times New Roman"/>
      <w:color w:val="272727"/>
      <w:w w:val="100"/>
      <w:position w:val="-1"/>
      <w:sz w:val="21"/>
      <w:szCs w:val="21"/>
      <w:effect w:val="none"/>
      <w:vertAlign w:val="baseline"/>
      <w:cs w:val="0"/>
      <w:em w:val="none"/>
      <w:lang w:val="es-ES" w:eastAsia="ar-SA"/>
    </w:rPr>
  </w:style>
  <w:style w:type="character" w:customStyle="1" w:styleId="Ttulo9Car">
    <w:name w:val="Título 9 Car"/>
    <w:rPr>
      <w:rFonts w:ascii="Arial" w:eastAsia="Times New Roman" w:hAnsi="Arial" w:cs="Times New Roman"/>
      <w:b/>
      <w:w w:val="100"/>
      <w:position w:val="-1"/>
      <w:sz w:val="28"/>
      <w:szCs w:val="20"/>
      <w:effect w:val="none"/>
      <w:vertAlign w:val="baseline"/>
      <w:cs w:val="0"/>
      <w:em w:val="none"/>
      <w:lang w:val="es-ES" w:eastAsia="ar-SA"/>
    </w:rPr>
  </w:style>
  <w:style w:type="character" w:styleId="Hipervnculo">
    <w:name w:val="Hyperlink"/>
    <w:rPr>
      <w:color w:val="0000FF"/>
      <w:w w:val="100"/>
      <w:position w:val="-1"/>
      <w:u w:val="single"/>
      <w:effect w:val="none"/>
      <w:vertAlign w:val="baseline"/>
      <w:cs w:val="0"/>
      <w:em w:val="none"/>
    </w:rPr>
  </w:style>
  <w:style w:type="paragraph" w:customStyle="1" w:styleId="Puesto">
    <w:name w:val="Puesto"/>
    <w:basedOn w:val="Normal"/>
    <w:pPr>
      <w:spacing w:line="1" w:lineRule="atLeast"/>
      <w:ind w:leftChars="-1" w:left="-1" w:hangingChars="1" w:hanging="1"/>
      <w:jc w:val="center"/>
      <w:textDirection w:val="btLr"/>
      <w:textAlignment w:val="top"/>
      <w:outlineLvl w:val="0"/>
    </w:pPr>
    <w:rPr>
      <w:rFonts w:eastAsia="Times New Roman"/>
      <w:b/>
      <w:position w:val="-1"/>
      <w:sz w:val="32"/>
      <w:szCs w:val="20"/>
      <w:lang w:val="es-CO" w:eastAsia="ar-SA"/>
    </w:rPr>
  </w:style>
  <w:style w:type="character" w:customStyle="1" w:styleId="PuestoCar">
    <w:name w:val="Puesto Car"/>
    <w:rPr>
      <w:rFonts w:ascii="Arial" w:eastAsia="Times New Roman" w:hAnsi="Arial" w:cs="Times New Roman"/>
      <w:b/>
      <w:w w:val="100"/>
      <w:position w:val="-1"/>
      <w:sz w:val="32"/>
      <w:szCs w:val="20"/>
      <w:effect w:val="none"/>
      <w:vertAlign w:val="baseline"/>
      <w:cs w:val="0"/>
      <w:em w:val="none"/>
      <w:lang w:eastAsia="ar-SA"/>
    </w:rPr>
  </w:style>
  <w:style w:type="paragraph" w:styleId="TDC1">
    <w:name w:val="toc 1"/>
    <w:basedOn w:val="Normal"/>
    <w:next w:val="Normal"/>
    <w:qFormat/>
    <w:pPr>
      <w:tabs>
        <w:tab w:val="left" w:pos="709"/>
        <w:tab w:val="right" w:leader="dot" w:pos="9356"/>
      </w:tabs>
      <w:spacing w:before="240" w:after="240" w:line="1" w:lineRule="atLeast"/>
      <w:ind w:leftChars="-1" w:left="-1" w:hangingChars="1" w:hanging="1"/>
      <w:jc w:val="left"/>
      <w:textDirection w:val="btLr"/>
      <w:textAlignment w:val="top"/>
      <w:outlineLvl w:val="0"/>
    </w:pPr>
    <w:rPr>
      <w:rFonts w:eastAsia="Times New Roman" w:cs="Calibri"/>
      <w:b/>
      <w:bCs/>
      <w:caps/>
      <w:position w:val="-1"/>
      <w:u w:val="single"/>
      <w:lang w:val="es-ES" w:eastAsia="ar-SA"/>
    </w:rPr>
  </w:style>
  <w:style w:type="paragraph" w:styleId="TDC2">
    <w:name w:val="toc 2"/>
    <w:basedOn w:val="Normal"/>
    <w:next w:val="Normal"/>
    <w:qFormat/>
    <w:pPr>
      <w:tabs>
        <w:tab w:val="left" w:pos="709"/>
        <w:tab w:val="right" w:leader="dot" w:pos="9356"/>
      </w:tabs>
      <w:spacing w:before="120" w:after="120" w:line="1" w:lineRule="atLeast"/>
      <w:ind w:leftChars="-1" w:left="-1" w:hangingChars="1" w:hanging="1"/>
      <w:jc w:val="left"/>
      <w:textDirection w:val="btLr"/>
      <w:textAlignment w:val="top"/>
      <w:outlineLvl w:val="0"/>
    </w:pPr>
    <w:rPr>
      <w:rFonts w:eastAsia="Times New Roman" w:cs="Calibri"/>
      <w:b/>
      <w:bCs/>
      <w:smallCaps/>
      <w:position w:val="-1"/>
      <w:lang w:val="es-ES" w:eastAsia="ar-SA"/>
    </w:rPr>
  </w:style>
  <w:style w:type="paragraph" w:styleId="TDC3">
    <w:name w:val="toc 3"/>
    <w:basedOn w:val="Normal"/>
    <w:next w:val="Normal"/>
    <w:qFormat/>
    <w:pPr>
      <w:tabs>
        <w:tab w:val="left" w:pos="880"/>
        <w:tab w:val="right" w:leader="dot" w:pos="9356"/>
      </w:tabs>
      <w:spacing w:line="1" w:lineRule="atLeast"/>
      <w:ind w:leftChars="-1" w:left="-1" w:hangingChars="1" w:hanging="1"/>
      <w:textDirection w:val="btLr"/>
      <w:textAlignment w:val="top"/>
      <w:outlineLvl w:val="0"/>
    </w:pPr>
    <w:rPr>
      <w:rFonts w:eastAsia="Times New Roman" w:cs="Calibri"/>
      <w:smallCaps/>
      <w:position w:val="-1"/>
      <w:lang w:val="es-ES" w:eastAsia="ar-SA"/>
    </w:rPr>
  </w:style>
  <w:style w:type="character" w:customStyle="1" w:styleId="SubttuloCar">
    <w:name w:val="Subtítulo Car"/>
    <w:rPr>
      <w:color w:val="5A5A5A"/>
      <w:spacing w:val="15"/>
      <w:w w:val="100"/>
      <w:position w:val="-1"/>
      <w:effect w:val="none"/>
      <w:vertAlign w:val="baseline"/>
      <w:cs w:val="0"/>
      <w:em w:val="none"/>
      <w:lang w:val="es-ES" w:eastAsia="ar-SA"/>
    </w:rPr>
  </w:style>
  <w:style w:type="paragraph" w:styleId="Piedepgina">
    <w:name w:val="footer"/>
    <w:basedOn w:val="Normal"/>
    <w:qFormat/>
    <w:pPr>
      <w:spacing w:line="1" w:lineRule="atLeast"/>
      <w:ind w:leftChars="-1" w:left="-1" w:hangingChars="1" w:hanging="1"/>
      <w:textDirection w:val="btLr"/>
      <w:textAlignment w:val="top"/>
      <w:outlineLvl w:val="0"/>
    </w:pPr>
    <w:rPr>
      <w:rFonts w:eastAsia="Times New Roman"/>
      <w:position w:val="-1"/>
      <w:szCs w:val="24"/>
      <w:lang w:val="es-ES" w:eastAsia="ar-SA"/>
    </w:rPr>
  </w:style>
  <w:style w:type="character" w:customStyle="1" w:styleId="PiedepginaCar">
    <w:name w:val="Pie de página Car"/>
    <w:rPr>
      <w:rFonts w:ascii="Arial" w:eastAsia="Times New Roman" w:hAnsi="Arial" w:cs="Times New Roman"/>
      <w:w w:val="100"/>
      <w:position w:val="-1"/>
      <w:szCs w:val="24"/>
      <w:effect w:val="none"/>
      <w:vertAlign w:val="baseline"/>
      <w:cs w:val="0"/>
      <w:em w:val="none"/>
      <w:lang w:val="es-ES" w:eastAsia="ar-SA"/>
    </w:rPr>
  </w:style>
  <w:style w:type="paragraph" w:styleId="Textodeglobo">
    <w:name w:val="Balloon Text"/>
    <w:basedOn w:val="Normal"/>
    <w:qFormat/>
    <w:pPr>
      <w:spacing w:line="1" w:lineRule="atLeast"/>
      <w:ind w:leftChars="-1" w:left="-1" w:hangingChars="1" w:hanging="1"/>
      <w:textDirection w:val="btLr"/>
      <w:textAlignment w:val="top"/>
      <w:outlineLvl w:val="0"/>
    </w:pPr>
    <w:rPr>
      <w:rFonts w:ascii="Tahoma" w:eastAsia="Times New Roman" w:hAnsi="Tahoma" w:cs="Tahoma"/>
      <w:position w:val="-1"/>
      <w:sz w:val="16"/>
      <w:szCs w:val="16"/>
      <w:lang w:val="es-ES" w:eastAsia="ar-SA"/>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paragraph" w:styleId="Descripcin">
    <w:name w:val="caption"/>
    <w:basedOn w:val="Normal"/>
    <w:next w:val="Normal"/>
    <w:qFormat/>
    <w:pPr>
      <w:spacing w:line="360" w:lineRule="auto"/>
      <w:ind w:leftChars="-1" w:left="-1" w:hangingChars="1" w:hanging="1"/>
      <w:jc w:val="center"/>
      <w:textDirection w:val="btLr"/>
      <w:textAlignment w:val="top"/>
      <w:outlineLvl w:val="0"/>
    </w:pPr>
    <w:rPr>
      <w:rFonts w:eastAsia="Times New Roman"/>
      <w:bCs/>
      <w:position w:val="-1"/>
      <w:sz w:val="20"/>
      <w:szCs w:val="20"/>
      <w:lang w:val="es-ES" w:eastAsia="ar-SA"/>
    </w:rPr>
  </w:style>
  <w:style w:type="paragraph" w:customStyle="1" w:styleId="paragraph">
    <w:name w:val="paragraph"/>
    <w:basedOn w:val="Normal"/>
    <w:pPr>
      <w:suppressAutoHyphens/>
      <w:spacing w:before="100" w:beforeAutospacing="1" w:after="100" w:afterAutospacing="1" w:line="1" w:lineRule="atLeast"/>
      <w:ind w:leftChars="-1" w:left="-1" w:hangingChars="1" w:hanging="1"/>
      <w:jc w:val="left"/>
      <w:textDirection w:val="btLr"/>
      <w:textAlignment w:val="top"/>
      <w:outlineLvl w:val="0"/>
    </w:pPr>
    <w:rPr>
      <w:rFonts w:ascii="Times New Roman" w:eastAsia="Times New Roman" w:hAnsi="Times New Roman"/>
      <w:position w:val="-1"/>
      <w:sz w:val="24"/>
      <w:szCs w:val="24"/>
      <w:lang w:val="es-ES" w:eastAsia="es-ES"/>
    </w:rPr>
  </w:style>
  <w:style w:type="character" w:customStyle="1" w:styleId="normaltextrun">
    <w:name w:val="normaltextrun"/>
    <w:rPr>
      <w:w w:val="100"/>
      <w:position w:val="-1"/>
      <w:effect w:val="none"/>
      <w:vertAlign w:val="baseline"/>
      <w:cs w:val="0"/>
      <w:em w:val="none"/>
    </w:rPr>
  </w:style>
  <w:style w:type="character" w:customStyle="1" w:styleId="eop">
    <w:name w:val="eop"/>
    <w:rPr>
      <w:w w:val="100"/>
      <w:position w:val="-1"/>
      <w:effect w:val="none"/>
      <w:vertAlign w:val="baseline"/>
      <w:cs w:val="0"/>
      <w:em w:val="none"/>
    </w:rPr>
  </w:style>
  <w:style w:type="paragraph" w:styleId="Prrafodelista">
    <w:name w:val="List Paragraph"/>
    <w:basedOn w:val="Normal"/>
    <w:pPr>
      <w:suppressAutoHyphens/>
      <w:spacing w:line="1" w:lineRule="atLeast"/>
      <w:ind w:leftChars="-1" w:left="720" w:hangingChars="1" w:hanging="1"/>
      <w:contextualSpacing/>
      <w:jc w:val="left"/>
      <w:textDirection w:val="btLr"/>
      <w:textAlignment w:val="top"/>
      <w:outlineLvl w:val="0"/>
    </w:pPr>
    <w:rPr>
      <w:rFonts w:ascii="Times New Roman" w:eastAsia="Times New Roman" w:hAnsi="Times New Roman"/>
      <w:position w:val="-1"/>
      <w:sz w:val="24"/>
      <w:szCs w:val="24"/>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pPr>
      <w:suppressAutoHyphens/>
      <w:spacing w:before="100" w:beforeAutospacing="1" w:after="100" w:afterAutospacing="1" w:line="1" w:lineRule="atLeast"/>
      <w:ind w:leftChars="-1" w:left="-1" w:hangingChars="1" w:hanging="1"/>
      <w:jc w:val="left"/>
      <w:textDirection w:val="btLr"/>
      <w:textAlignment w:val="top"/>
      <w:outlineLvl w:val="0"/>
    </w:pPr>
    <w:rPr>
      <w:rFonts w:ascii="Times New Roman" w:eastAsia="Times New Roman" w:hAnsi="Times New Roman"/>
      <w:position w:val="-1"/>
      <w:sz w:val="24"/>
      <w:szCs w:val="24"/>
      <w:lang w:val="es-CO"/>
    </w:rPr>
  </w:style>
  <w:style w:type="character" w:customStyle="1" w:styleId="blsp-spelling-error">
    <w:name w:val="blsp-spelling-error"/>
    <w:rPr>
      <w:w w:val="100"/>
      <w:position w:val="-1"/>
      <w:effect w:val="none"/>
      <w:vertAlign w:val="baseline"/>
      <w:cs w:val="0"/>
      <w:em w:val="none"/>
    </w:rPr>
  </w:style>
  <w:style w:type="paragraph" w:customStyle="1" w:styleId="Char">
    <w:name w:val="Char"/>
    <w:basedOn w:val="Normal"/>
    <w:pPr>
      <w:suppressAutoHyphens/>
      <w:spacing w:after="160" w:line="240" w:lineRule="atLeast"/>
      <w:ind w:leftChars="-1" w:left="-1" w:hangingChars="1" w:hanging="1"/>
      <w:jc w:val="left"/>
      <w:textDirection w:val="btLr"/>
      <w:textAlignment w:val="top"/>
      <w:outlineLvl w:val="0"/>
    </w:pPr>
    <w:rPr>
      <w:rFonts w:ascii="Verdana" w:eastAsia="Times New Roman" w:hAnsi="Verdana"/>
      <w:position w:val="-1"/>
      <w:sz w:val="20"/>
      <w:szCs w:val="20"/>
      <w:lang w:val="es-ES"/>
    </w:rPr>
  </w:style>
  <w:style w:type="paragraph" w:styleId="Sinespaciado">
    <w:name w:val="No Spacing"/>
    <w:pPr>
      <w:widowControl w:val="0"/>
      <w:suppressAutoHyphens/>
      <w:autoSpaceDE w:val="0"/>
      <w:autoSpaceDN w:val="0"/>
      <w:spacing w:line="1" w:lineRule="atLeast"/>
      <w:ind w:leftChars="-1" w:left="-1" w:hangingChars="1" w:hanging="1"/>
      <w:textDirection w:val="btLr"/>
      <w:textAlignment w:val="top"/>
      <w:outlineLvl w:val="0"/>
    </w:pPr>
    <w:rPr>
      <w:position w:val="-1"/>
      <w:lang w:val="es-ES"/>
    </w:rPr>
  </w:style>
  <w:style w:type="character" w:styleId="Textoennegrita">
    <w:name w:val="Strong"/>
    <w:rPr>
      <w:b/>
      <w:bCs/>
      <w:w w:val="100"/>
      <w:position w:val="-1"/>
      <w:effect w:val="none"/>
      <w:vertAlign w:val="baseline"/>
      <w:cs w:val="0"/>
      <w:em w:val="none"/>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70" w:type="dxa"/>
        <w:bottom w:w="0" w:type="dxa"/>
        <w:right w:w="70"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71" w:type="dxa"/>
        <w:bottom w:w="0" w:type="dxa"/>
        <w:right w:w="71" w:type="dxa"/>
      </w:tblCellMar>
    </w:tblPr>
  </w:style>
  <w:style w:type="table" w:customStyle="1" w:styleId="a8">
    <w:basedOn w:val="TableNormal1"/>
    <w:tblPr>
      <w:tblStyleRowBandSize w:val="1"/>
      <w:tblStyleColBandSize w:val="1"/>
      <w:tblCellMar>
        <w:top w:w="0" w:type="dxa"/>
        <w:left w:w="71" w:type="dxa"/>
        <w:bottom w:w="0" w:type="dxa"/>
        <w:right w:w="71"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70" w:type="dxa"/>
        <w:bottom w:w="0" w:type="dxa"/>
        <w:right w:w="70"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71" w:type="dxa"/>
        <w:bottom w:w="0" w:type="dxa"/>
        <w:right w:w="71" w:type="dxa"/>
      </w:tblCellMar>
    </w:tblPr>
  </w:style>
  <w:style w:type="table" w:customStyle="1" w:styleId="af2">
    <w:basedOn w:val="TableNormal1"/>
    <w:tblPr>
      <w:tblStyleRowBandSize w:val="1"/>
      <w:tblStyleColBandSize w:val="1"/>
      <w:tblCellMar>
        <w:top w:w="0" w:type="dxa"/>
        <w:left w:w="71" w:type="dxa"/>
        <w:bottom w:w="0" w:type="dxa"/>
        <w:right w:w="71"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NormasApa7ma">
    <w:name w:val="Normas Apa 7ma"/>
    <w:basedOn w:val="Normal"/>
    <w:link w:val="NormasApa7maCar"/>
    <w:qFormat/>
    <w:rsid w:val="00AB02DE"/>
  </w:style>
  <w:style w:type="paragraph" w:customStyle="1" w:styleId="NormaApa7ma">
    <w:name w:val="Norma Apa 7ma"/>
    <w:basedOn w:val="Normal"/>
    <w:link w:val="NormaApa7maCar"/>
    <w:qFormat/>
    <w:rsid w:val="00AB02DE"/>
    <w:pPr>
      <w:spacing w:line="360" w:lineRule="auto"/>
      <w:ind w:firstLine="720"/>
      <w:jc w:val="left"/>
    </w:pPr>
    <w:rPr>
      <w:rFonts w:eastAsia="Times New Roman"/>
      <w:position w:val="-1"/>
      <w:sz w:val="24"/>
      <w:szCs w:val="24"/>
      <w:lang w:val="es-ES" w:eastAsia="ar-SA"/>
    </w:rPr>
  </w:style>
  <w:style w:type="character" w:customStyle="1" w:styleId="NormasApa7maCar">
    <w:name w:val="Normas Apa 7ma Car"/>
    <w:basedOn w:val="Fuentedeprrafopredeter"/>
    <w:link w:val="NormasApa7ma"/>
    <w:rsid w:val="00AB02DE"/>
  </w:style>
  <w:style w:type="character" w:styleId="Mencinsinresolver">
    <w:name w:val="Unresolved Mention"/>
    <w:basedOn w:val="Fuentedeprrafopredeter"/>
    <w:uiPriority w:val="99"/>
    <w:semiHidden/>
    <w:unhideWhenUsed/>
    <w:rsid w:val="00E77048"/>
    <w:rPr>
      <w:color w:val="605E5C"/>
      <w:shd w:val="clear" w:color="auto" w:fill="E1DFDD"/>
    </w:rPr>
  </w:style>
  <w:style w:type="character" w:customStyle="1" w:styleId="NormaApa7maCar">
    <w:name w:val="Norma Apa 7ma Car"/>
    <w:basedOn w:val="Fuentedeprrafopredeter"/>
    <w:link w:val="NormaApa7ma"/>
    <w:rsid w:val="00AB02DE"/>
    <w:rPr>
      <w:rFonts w:eastAsia="Times New Roman"/>
      <w:position w:val="-1"/>
      <w:sz w:val="24"/>
      <w:szCs w:val="24"/>
      <w:lang w:val="es-ES" w:eastAsia="ar-SA"/>
    </w:rPr>
  </w:style>
  <w:style w:type="character" w:customStyle="1" w:styleId="citation-115">
    <w:name w:val="citation-115"/>
    <w:basedOn w:val="Fuentedeprrafopredeter"/>
    <w:rsid w:val="00574BF1"/>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70" w:type="dxa"/>
        <w:bottom w:w="0" w:type="dxa"/>
        <w:right w:w="70"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71" w:type="dxa"/>
        <w:bottom w:w="0" w:type="dxa"/>
        <w:right w:w="71" w:type="dxa"/>
      </w:tblCellMar>
    </w:tblPr>
  </w:style>
  <w:style w:type="table" w:customStyle="1" w:styleId="afc">
    <w:basedOn w:val="TableNormal0"/>
    <w:tblPr>
      <w:tblStyleRowBandSize w:val="1"/>
      <w:tblStyleColBandSize w:val="1"/>
      <w:tblCellMar>
        <w:top w:w="0" w:type="dxa"/>
        <w:left w:w="71" w:type="dxa"/>
        <w:bottom w:w="0" w:type="dxa"/>
        <w:right w:w="71" w:type="dxa"/>
      </w:tblCellMar>
    </w:tblPr>
  </w:style>
  <w:style w:type="paragraph" w:styleId="Asuntodelcomentario">
    <w:name w:val="annotation subject"/>
    <w:basedOn w:val="Textocomentario"/>
    <w:next w:val="Textocomentario"/>
    <w:link w:val="AsuntodelcomentarioCar"/>
    <w:uiPriority w:val="99"/>
    <w:semiHidden/>
    <w:unhideWhenUsed/>
    <w:rsid w:val="00527270"/>
    <w:rPr>
      <w:b/>
      <w:bCs/>
    </w:rPr>
  </w:style>
  <w:style w:type="character" w:customStyle="1" w:styleId="AsuntodelcomentarioCar">
    <w:name w:val="Asunto del comentario Car"/>
    <w:basedOn w:val="TextocomentarioCar"/>
    <w:link w:val="Asuntodelcomentario"/>
    <w:uiPriority w:val="99"/>
    <w:semiHidden/>
    <w:rsid w:val="00527270"/>
    <w:rPr>
      <w:b/>
      <w:bCs/>
      <w:sz w:val="20"/>
      <w:szCs w:val="20"/>
    </w:rPr>
  </w:style>
  <w:style w:type="character" w:customStyle="1" w:styleId="ozzzk">
    <w:name w:val="ozzzk"/>
    <w:basedOn w:val="Fuentedeprrafopredeter"/>
    <w:rsid w:val="00AF5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0497">
      <w:bodyDiv w:val="1"/>
      <w:marLeft w:val="0"/>
      <w:marRight w:val="0"/>
      <w:marTop w:val="0"/>
      <w:marBottom w:val="0"/>
      <w:divBdr>
        <w:top w:val="none" w:sz="0" w:space="0" w:color="auto"/>
        <w:left w:val="none" w:sz="0" w:space="0" w:color="auto"/>
        <w:bottom w:val="none" w:sz="0" w:space="0" w:color="auto"/>
        <w:right w:val="none" w:sz="0" w:space="0" w:color="auto"/>
      </w:divBdr>
    </w:div>
    <w:div w:id="220136128">
      <w:bodyDiv w:val="1"/>
      <w:marLeft w:val="0"/>
      <w:marRight w:val="0"/>
      <w:marTop w:val="0"/>
      <w:marBottom w:val="0"/>
      <w:divBdr>
        <w:top w:val="none" w:sz="0" w:space="0" w:color="auto"/>
        <w:left w:val="none" w:sz="0" w:space="0" w:color="auto"/>
        <w:bottom w:val="none" w:sz="0" w:space="0" w:color="auto"/>
        <w:right w:val="none" w:sz="0" w:space="0" w:color="auto"/>
      </w:divBdr>
    </w:div>
    <w:div w:id="224024487">
      <w:bodyDiv w:val="1"/>
      <w:marLeft w:val="0"/>
      <w:marRight w:val="0"/>
      <w:marTop w:val="0"/>
      <w:marBottom w:val="0"/>
      <w:divBdr>
        <w:top w:val="none" w:sz="0" w:space="0" w:color="auto"/>
        <w:left w:val="none" w:sz="0" w:space="0" w:color="auto"/>
        <w:bottom w:val="none" w:sz="0" w:space="0" w:color="auto"/>
        <w:right w:val="none" w:sz="0" w:space="0" w:color="auto"/>
      </w:divBdr>
    </w:div>
    <w:div w:id="425731999">
      <w:bodyDiv w:val="1"/>
      <w:marLeft w:val="0"/>
      <w:marRight w:val="0"/>
      <w:marTop w:val="0"/>
      <w:marBottom w:val="0"/>
      <w:divBdr>
        <w:top w:val="none" w:sz="0" w:space="0" w:color="auto"/>
        <w:left w:val="none" w:sz="0" w:space="0" w:color="auto"/>
        <w:bottom w:val="none" w:sz="0" w:space="0" w:color="auto"/>
        <w:right w:val="none" w:sz="0" w:space="0" w:color="auto"/>
      </w:divBdr>
    </w:div>
    <w:div w:id="598103142">
      <w:bodyDiv w:val="1"/>
      <w:marLeft w:val="0"/>
      <w:marRight w:val="0"/>
      <w:marTop w:val="0"/>
      <w:marBottom w:val="0"/>
      <w:divBdr>
        <w:top w:val="none" w:sz="0" w:space="0" w:color="auto"/>
        <w:left w:val="none" w:sz="0" w:space="0" w:color="auto"/>
        <w:bottom w:val="none" w:sz="0" w:space="0" w:color="auto"/>
        <w:right w:val="none" w:sz="0" w:space="0" w:color="auto"/>
      </w:divBdr>
    </w:div>
    <w:div w:id="656110893">
      <w:bodyDiv w:val="1"/>
      <w:marLeft w:val="0"/>
      <w:marRight w:val="0"/>
      <w:marTop w:val="0"/>
      <w:marBottom w:val="0"/>
      <w:divBdr>
        <w:top w:val="none" w:sz="0" w:space="0" w:color="auto"/>
        <w:left w:val="none" w:sz="0" w:space="0" w:color="auto"/>
        <w:bottom w:val="none" w:sz="0" w:space="0" w:color="auto"/>
        <w:right w:val="none" w:sz="0" w:space="0" w:color="auto"/>
      </w:divBdr>
      <w:divsChild>
        <w:div w:id="1367176825">
          <w:marLeft w:val="0"/>
          <w:marRight w:val="0"/>
          <w:marTop w:val="0"/>
          <w:marBottom w:val="0"/>
          <w:divBdr>
            <w:top w:val="none" w:sz="0" w:space="0" w:color="auto"/>
            <w:left w:val="none" w:sz="0" w:space="0" w:color="auto"/>
            <w:bottom w:val="none" w:sz="0" w:space="0" w:color="auto"/>
            <w:right w:val="none" w:sz="0" w:space="0" w:color="auto"/>
          </w:divBdr>
          <w:divsChild>
            <w:div w:id="581305179">
              <w:marLeft w:val="60"/>
              <w:marRight w:val="0"/>
              <w:marTop w:val="0"/>
              <w:marBottom w:val="0"/>
              <w:divBdr>
                <w:top w:val="none" w:sz="0" w:space="0" w:color="auto"/>
                <w:left w:val="none" w:sz="0" w:space="0" w:color="auto"/>
                <w:bottom w:val="none" w:sz="0" w:space="0" w:color="auto"/>
                <w:right w:val="none" w:sz="0" w:space="0" w:color="auto"/>
              </w:divBdr>
              <w:divsChild>
                <w:div w:id="936057175">
                  <w:marLeft w:val="0"/>
                  <w:marRight w:val="0"/>
                  <w:marTop w:val="0"/>
                  <w:marBottom w:val="0"/>
                  <w:divBdr>
                    <w:top w:val="none" w:sz="0" w:space="0" w:color="auto"/>
                    <w:left w:val="none" w:sz="0" w:space="0" w:color="auto"/>
                    <w:bottom w:val="none" w:sz="0" w:space="0" w:color="auto"/>
                    <w:right w:val="none" w:sz="0" w:space="0" w:color="auto"/>
                  </w:divBdr>
                  <w:divsChild>
                    <w:div w:id="19978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90962">
      <w:bodyDiv w:val="1"/>
      <w:marLeft w:val="0"/>
      <w:marRight w:val="0"/>
      <w:marTop w:val="0"/>
      <w:marBottom w:val="0"/>
      <w:divBdr>
        <w:top w:val="none" w:sz="0" w:space="0" w:color="auto"/>
        <w:left w:val="none" w:sz="0" w:space="0" w:color="auto"/>
        <w:bottom w:val="none" w:sz="0" w:space="0" w:color="auto"/>
        <w:right w:val="none" w:sz="0" w:space="0" w:color="auto"/>
      </w:divBdr>
      <w:divsChild>
        <w:div w:id="47151901">
          <w:marLeft w:val="0"/>
          <w:marRight w:val="0"/>
          <w:marTop w:val="0"/>
          <w:marBottom w:val="0"/>
          <w:divBdr>
            <w:top w:val="none" w:sz="0" w:space="0" w:color="auto"/>
            <w:left w:val="none" w:sz="0" w:space="0" w:color="auto"/>
            <w:bottom w:val="none" w:sz="0" w:space="0" w:color="auto"/>
            <w:right w:val="none" w:sz="0" w:space="0" w:color="auto"/>
          </w:divBdr>
          <w:divsChild>
            <w:div w:id="605963382">
              <w:marLeft w:val="60"/>
              <w:marRight w:val="0"/>
              <w:marTop w:val="0"/>
              <w:marBottom w:val="0"/>
              <w:divBdr>
                <w:top w:val="none" w:sz="0" w:space="0" w:color="auto"/>
                <w:left w:val="none" w:sz="0" w:space="0" w:color="auto"/>
                <w:bottom w:val="none" w:sz="0" w:space="0" w:color="auto"/>
                <w:right w:val="none" w:sz="0" w:space="0" w:color="auto"/>
              </w:divBdr>
              <w:divsChild>
                <w:div w:id="2133011817">
                  <w:marLeft w:val="0"/>
                  <w:marRight w:val="0"/>
                  <w:marTop w:val="0"/>
                  <w:marBottom w:val="0"/>
                  <w:divBdr>
                    <w:top w:val="none" w:sz="0" w:space="0" w:color="auto"/>
                    <w:left w:val="none" w:sz="0" w:space="0" w:color="auto"/>
                    <w:bottom w:val="none" w:sz="0" w:space="0" w:color="auto"/>
                    <w:right w:val="none" w:sz="0" w:space="0" w:color="auto"/>
                  </w:divBdr>
                  <w:divsChild>
                    <w:div w:id="15768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174084">
      <w:bodyDiv w:val="1"/>
      <w:marLeft w:val="0"/>
      <w:marRight w:val="0"/>
      <w:marTop w:val="0"/>
      <w:marBottom w:val="0"/>
      <w:divBdr>
        <w:top w:val="none" w:sz="0" w:space="0" w:color="auto"/>
        <w:left w:val="none" w:sz="0" w:space="0" w:color="auto"/>
        <w:bottom w:val="none" w:sz="0" w:space="0" w:color="auto"/>
        <w:right w:val="none" w:sz="0" w:space="0" w:color="auto"/>
      </w:divBdr>
    </w:div>
    <w:div w:id="1376075999">
      <w:bodyDiv w:val="1"/>
      <w:marLeft w:val="0"/>
      <w:marRight w:val="0"/>
      <w:marTop w:val="0"/>
      <w:marBottom w:val="0"/>
      <w:divBdr>
        <w:top w:val="none" w:sz="0" w:space="0" w:color="auto"/>
        <w:left w:val="none" w:sz="0" w:space="0" w:color="auto"/>
        <w:bottom w:val="none" w:sz="0" w:space="0" w:color="auto"/>
        <w:right w:val="none" w:sz="0" w:space="0" w:color="auto"/>
      </w:divBdr>
    </w:div>
    <w:div w:id="1381323962">
      <w:bodyDiv w:val="1"/>
      <w:marLeft w:val="0"/>
      <w:marRight w:val="0"/>
      <w:marTop w:val="0"/>
      <w:marBottom w:val="0"/>
      <w:divBdr>
        <w:top w:val="none" w:sz="0" w:space="0" w:color="auto"/>
        <w:left w:val="none" w:sz="0" w:space="0" w:color="auto"/>
        <w:bottom w:val="none" w:sz="0" w:space="0" w:color="auto"/>
        <w:right w:val="none" w:sz="0" w:space="0" w:color="auto"/>
      </w:divBdr>
    </w:div>
    <w:div w:id="1972132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acortar.link/hqkMV3" TargetMode="External"/><Relationship Id="rId17" Type="http://schemas.openxmlformats.org/officeDocument/2006/relationships/image" Target="media/image3.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cortar.link/SocimH" TargetMode="External"/><Relationship Id="rId24" Type="http://schemas.openxmlformats.org/officeDocument/2006/relationships/header" Target="header1.xml"/><Relationship Id="rId5" Type="http://schemas.openxmlformats.org/officeDocument/2006/relationships/settings" Target="settings.xml"/><Relationship Id="rId23" Type="http://schemas.openxmlformats.org/officeDocument/2006/relationships/image" Target="media/image9.png"/><Relationship Id="rId28" Type="http://schemas.openxmlformats.org/officeDocument/2006/relationships/header" Target="header3.xml"/><Relationship Id="rId10" Type="http://schemas.openxmlformats.org/officeDocument/2006/relationships/hyperlink" Target="https://acortar.link/BpYiW1"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acortar.link/xjtIfG" TargetMode="External"/><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Version="7">
  <b:Source>
    <b:Tag>Gomez2021</b:Tag>
    <b:SourceType>JournalArticle</b:SourceType>
    <b:Guid>{6F1B2C3D-0000-4000-8000-000000000001}</b:Guid>
    <b:LCID>es-CO</b:LCID>
    <b:Author>
      <b:Author>
        <b:NameList>
          <b:Person>
            <b:Last>Gómez</b:Last>
            <b:First>J.</b:First>
          </b:Person>
          <b:Person>
            <b:Last>Silva</b:Last>
            <b:First>M.</b:First>
          </b:Person>
        </b:NameList>
      </b:Author>
    </b:Author>
    <b:Title>Desafíos operativos en la gestión de centros deportivos: El impacto de la automatización en el servicio al cliente</b:Title>
    <b:JournalName>Revista de Gestión Deportiva</b:JournalName>
    <b:Year>2021</b:Year>
    <b:Pages>45-60</b:Pages>
    <b:Volume>15</b:Volume>
    <b:Issue>2</b:Issue>
  </b:Source>
  <b:Source>
    <b:Tag>Gonzalez2022</b:Tag>
    <b:SourceType>JournalArticle</b:SourceType>
    <b:Guid>{6F1B2C3D-0000-4000-8000-000000000002}</b:Guid>
    <b:LCID>es-CO</b:LCID>
    <b:Author>
      <b:Author>
        <b:NameList>
          <b:Person>
            <b:Last>González</b:Last>
            <b:First>L.</b:First>
          </b:Person>
          <b:Person>
            <b:Last>Martínez</b:Last>
            <b:First>J.</b:First>
          </b:Person>
        </b:NameList>
      </b:Author>
    </b:Author>
    <b:Title>Mobile Applications in the Fitness Sector: Enhancing User Experience and Performance Tracking</b:Title>
    <b:JournalName>Journal of Sports Technology</b:JournalName>
    <b:Year>2022</b:Year>
    <b:URL>https://acortar.link/xjtIfG</b:URL>
  </b:Source>
  <b:Source>
    <b:Tag>Lopez2023</b:Tag>
    <b:SourceType>JournalArticle</b:SourceType>
    <b:Guid>{6F1B2C3D-0000-4000-8000-000000000003}</b:Guid>
    <b:LCID>es-CO</b:LCID>
    <b:Author>
      <b:Author>
        <b:NameList>
          <b:Person>
            <b:Last>López</b:Last>
            <b:First>M.</b:First>
          </b:Person>
          <b:Person>
            <b:Last>Fernández</b:Last>
            <b:First>R.</b:First>
          </b:Person>
        </b:NameList>
      </b:Author>
    </b:Author>
    <b:Title>Location-Based Services in Fitness Applications: A Study on User Engagement and Retention</b:Title>
    <b:JournalName>International Journal of Fitness Managemen</b:JournalName>
    <b:Year>2023</b:Year>
    <b:URL>https://acortar.link/BpYiW1</b:URL>
  </b:Source>
  <b:Source>
    <b:Tag>Morales2023</b:Tag>
    <b:SourceType>JournalArticle</b:SourceType>
    <b:Guid>{6F1B2C3D-0000-4000-8000-000000000004}</b:Guid>
    <b:LCID>es-CO</b:LCID>
    <b:Author>
      <b:Author>
        <b:NameList>
          <b:Person>
            <b:Last>Morales</b:Last>
            <b:First>P.</b:First>
          </b:Person>
          <b:Person>
            <b:Last>Torres</b:Last>
            <b:First>S.</b:First>
          </b:Person>
        </b:NameList>
      </b:Author>
    </b:Author>
    <b:Title>The Role of Social Networks in Fitness Applications: Increasing User Commitment Through Gamification</b:Title>
    <b:JournalName>Journal of Health and Exercise Science</b:JournalName>
    <b:Year>2023</b:Year>
    <b:URL>https://acortar.link/SocimH</b:URL>
  </b:Source>
  <b:Source>
    <b:Tag>RamirezA2021</b:Tag>
    <b:SourceType>JournalArticle</b:SourceType>
    <b:Guid>{6F1B2C3D-0000-4000-8000-000000000005}</b:Guid>
    <b:LCID>es-CO</b:LCID>
    <b:Author>
      <b:Author>
        <b:NameList>
          <b:Person>
            <b:Last>Ramírez</b:Last>
            <b:First>A.</b:First>
          </b:Person>
          <b:Person>
            <b:Last>Pérez</b:Last>
            <b:First>C.</b:First>
          </b:Person>
          <b:Person>
            <b:Last>Soto</b:Last>
            <b:First>E.</b:First>
          </b:Person>
        </b:NameList>
      </b:Author>
    </b:Author>
    <b:Title>Dynamic QR Codes for Access Control in Sports Facilities: A Secure Solution</b:Title>
    <b:JournalName>Journal of Security Technology</b:JournalName>
    <b:Year>2021</b:Year>
    <b:URL>https://acortar.link/hqkMV3</b:URL>
  </b:Source>
  <b:Source>
    <b:Tag>RamirezC2022</b:Tag>
    <b:SourceType>JournalArticle</b:SourceType>
    <b:Guid>{6F1B2C3D-0000-4000-8000-000000000006}</b:Guid>
    <b:LCID>es-CO</b:LCID>
    <b:Author>
      <b:Author>
        <b:NameList>
          <b:Person>
            <b:Last>Ramírez</b:Last>
            <b:First>C.</b:First>
          </b:Person>
          <b:Person>
            <b:Last>Torres</b:Last>
            <b:First>L.</b:First>
          </b:Person>
          <b:Person>
            <b:Last>Vargas</b:Last>
            <b:First>P.</b:First>
          </b:Person>
        </b:NameList>
      </b:Author>
    </b:Author>
    <b:Title>Sistemas de control de aforo y su influencia en la seguridad de instalaciones deportivas universitarias</b:Title>
    <b:JournalName>Revista Iberoamericana de Ciencias de la Actividad Física</b:JournalName>
    <b:Year>2022</b:Year>
    <b:Pages>112-128</b:Pages>
    <b:Volume>11</b:Volume>
    <b:Issue>3</b:Issue>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U/vEk7sKie2uYXADWyEg3BZ5A==">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</go:docsCustomData>
</go:gDocsCustomXmlDataStorage>
</file>

<file path=customXml/itemProps1.xml><?xml version="1.0" encoding="utf-8"?>
<ds:datastoreItem xmlns:ds="http://schemas.openxmlformats.org/officeDocument/2006/customXml" ds:itemID="{B1F2A3C4-5D6E-4F70-8192-A3B4C5D6E7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3481</Words>
  <Characters>19845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Oficina de Investigaciones</dc:creator>
  <cp:lastModifiedBy>Fabio Andres Sanabria Granados</cp:lastModifiedBy>
  <cp:revision>2</cp:revision>
  <cp:lastPrinted>2026-10-08T20:57:00Z</cp:lastPrinted>
  <dcterms:created xsi:type="dcterms:W3CDTF">2026-10-10T17:14:00Z</dcterms:created>
  <dcterms:modified xsi:type="dcterms:W3CDTF">2026-10-10T17:14:00Z</dcterms:modified>
</cp:coreProperties>
</file>